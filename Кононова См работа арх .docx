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832D88" w14:textId="77777777" w:rsidR="005013C9" w:rsidRPr="005013C9" w:rsidRDefault="005E5381" w:rsidP="005E5381">
      <w:pPr>
        <w:pStyle w:val="a3"/>
        <w:rPr>
          <w:ins w:id="0" w:author="Office" w:date="2026-09-29T13:29:00Z" w16du:dateUtc="2026-09-29T10:29:00Z"/>
          <w:rPrChange w:id="1" w:author="Office" w:date="2026-09-29T13:29:00Z" w16du:dateUtc="2026-09-29T10:29:00Z">
            <w:rPr>
              <w:ins w:id="2" w:author="Office" w:date="2026-09-29T13:29:00Z" w16du:dateUtc="2026-09-29T10:29:00Z"/>
              <w:lang w:val="en-US"/>
            </w:rPr>
          </w:rPrChange>
        </w:rPr>
      </w:pPr>
      <w:r>
        <w:t>Самостоятельная работа по архитектуре аппаратных средств</w:t>
      </w:r>
      <w:r>
        <w:br/>
      </w:r>
      <w:r>
        <w:br/>
        <w:t>---</w:t>
      </w:r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</w:p>
    <w:p w14:paraId="27A7FC60" w14:textId="77777777" w:rsidR="005013C9" w:rsidRDefault="005013C9" w:rsidP="005E5381">
      <w:pPr>
        <w:pStyle w:val="a3"/>
        <w:rPr>
          <w:ins w:id="3" w:author="Office" w:date="2026-09-29T13:30:00Z" w16du:dateUtc="2026-09-29T10:30:00Z"/>
        </w:rPr>
      </w:pPr>
      <w:ins w:id="4" w:author="Office" w:date="2026-09-29T13:29:00Z" w16du:dateUtc="2026-09-29T10:29:00Z">
        <w:r>
          <w:t xml:space="preserve">Ответ: </w:t>
        </w:r>
      </w:ins>
      <w:ins w:id="5" w:author="Office" w:date="2026-09-29T13:30:00Z" w16du:dateUtc="2026-09-29T10:30:00Z">
        <w:r>
          <w:t>2</w:t>
        </w:r>
      </w:ins>
      <w:r w:rsidR="005E5381">
        <w:br/>
      </w:r>
      <w:r w:rsidR="005E5381">
        <w:br/>
        <w:t>А2. Какое устройство компьютера выполняет арифметические и логические операции?</w:t>
      </w:r>
      <w:r w:rsidR="005E5381">
        <w:br/>
      </w:r>
      <w:r w:rsidR="005E5381">
        <w:br/>
        <w:t>1. ОЗУ</w:t>
      </w:r>
      <w:r w:rsidR="005E5381">
        <w:br/>
        <w:t>2. Устройство управления</w:t>
      </w:r>
      <w:r w:rsidR="005E5381">
        <w:br/>
        <w:t>3. АЛУ</w:t>
      </w:r>
      <w:r w:rsidR="005E5381">
        <w:br/>
        <w:t>4. ПЗУ</w:t>
      </w:r>
    </w:p>
    <w:p w14:paraId="5C256D3B" w14:textId="0395BDAD" w:rsidR="005013C9" w:rsidRDefault="005013C9" w:rsidP="005E5381">
      <w:pPr>
        <w:pStyle w:val="a3"/>
        <w:rPr>
          <w:ins w:id="6" w:author="Office" w:date="2026-09-29T13:30:00Z" w16du:dateUtc="2026-09-29T10:30:00Z"/>
        </w:rPr>
      </w:pPr>
      <w:ins w:id="7" w:author="Office" w:date="2026-09-29T13:30:00Z" w16du:dateUtc="2026-09-29T10:30:00Z">
        <w:r>
          <w:t>Ответ: 3</w:t>
        </w:r>
      </w:ins>
      <w:ins w:id="8" w:author="Office" w:date="2026-09-29T13:33:00Z" w16du:dateUtc="2026-09-29T10:33:00Z">
        <w:r>
          <w:t xml:space="preserve"> (арифметическое – логическое устройство)</w:t>
        </w:r>
      </w:ins>
      <w:r w:rsidR="005E5381">
        <w:br/>
      </w:r>
      <w:r w:rsidR="005E5381">
        <w:br/>
        <w:t>А3. Какие устройства относятся к внутренней памяти компьютера?</w:t>
      </w:r>
      <w:r w:rsidR="005E5381">
        <w:br/>
      </w:r>
      <w:r w:rsidR="005E5381">
        <w:br/>
        <w:t>1. Жёсткий диск, флешка</w:t>
      </w:r>
      <w:r w:rsidR="005E5381">
        <w:br/>
        <w:t>2. ОЗУ и ПЗУ</w:t>
      </w:r>
      <w:r w:rsidR="005E5381">
        <w:br/>
        <w:t>3. Клавиатура, мышь</w:t>
      </w:r>
      <w:r w:rsidR="005E5381">
        <w:br/>
        <w:t>4. Монитор, принтер</w:t>
      </w:r>
    </w:p>
    <w:p w14:paraId="34800B73" w14:textId="049364ED" w:rsidR="005013C9" w:rsidRDefault="005013C9" w:rsidP="005E5381">
      <w:pPr>
        <w:pStyle w:val="a3"/>
        <w:rPr>
          <w:ins w:id="9" w:author="Office" w:date="2026-09-29T13:31:00Z" w16du:dateUtc="2026-09-29T10:31:00Z"/>
        </w:rPr>
      </w:pPr>
      <w:ins w:id="10" w:author="Office" w:date="2026-09-29T13:30:00Z" w16du:dateUtc="2026-09-29T10:30:00Z">
        <w:r>
          <w:t xml:space="preserve">Ответ: </w:t>
        </w:r>
      </w:ins>
      <w:ins w:id="11" w:author="Office" w:date="2026-09-29T13:31:00Z" w16du:dateUtc="2026-09-29T10:31:00Z">
        <w:r>
          <w:t>2</w:t>
        </w:r>
      </w:ins>
      <w:ins w:id="12" w:author="Office" w:date="2026-09-29T13:33:00Z" w16du:dateUtc="2026-09-29T10:33:00Z">
        <w:r>
          <w:t xml:space="preserve"> (так как ОЗУ </w:t>
        </w:r>
      </w:ins>
      <w:ins w:id="13" w:author="Office" w:date="2026-09-29T13:34:00Z" w16du:dateUtc="2026-09-29T10:34:00Z">
        <w:r>
          <w:t xml:space="preserve">= </w:t>
        </w:r>
        <w:r>
          <w:rPr>
            <w:lang w:val="en-US"/>
          </w:rPr>
          <w:t>RAM</w:t>
        </w:r>
        <w:r w:rsidRPr="005013C9">
          <w:rPr>
            <w:rPrChange w:id="14" w:author="Office" w:date="2026-09-29T13:34:00Z" w16du:dateUtc="2026-09-29T10:34:00Z">
              <w:rPr>
                <w:lang w:val="en-US"/>
              </w:rPr>
            </w:rPrChange>
          </w:rPr>
          <w:t xml:space="preserve">, </w:t>
        </w:r>
        <w:r>
          <w:t>ПЗУ</w:t>
        </w:r>
        <w:r w:rsidRPr="005013C9">
          <w:rPr>
            <w:rPrChange w:id="15" w:author="Office" w:date="2026-09-29T13:34:00Z" w16du:dateUtc="2026-09-29T10:34:00Z">
              <w:rPr>
                <w:lang w:val="en-US"/>
              </w:rPr>
            </w:rPrChange>
          </w:rPr>
          <w:t xml:space="preserve"> = </w:t>
        </w:r>
        <w:r>
          <w:rPr>
            <w:lang w:val="en-US"/>
          </w:rPr>
          <w:t>ROM</w:t>
        </w:r>
        <w:r w:rsidRPr="005013C9">
          <w:rPr>
            <w:rPrChange w:id="16" w:author="Office" w:date="2026-09-29T13:34:00Z" w16du:dateUtc="2026-09-29T10:34:00Z">
              <w:rPr>
                <w:lang w:val="en-US"/>
              </w:rPr>
            </w:rPrChange>
          </w:rPr>
          <w:t>)</w:t>
        </w:r>
      </w:ins>
      <w:r w:rsidR="005E5381">
        <w:br/>
      </w:r>
      <w:r w:rsidR="005E5381">
        <w:br/>
        <w:t>А4. В какой системе счисления число 25₁₀ будет записано как 11001?</w:t>
      </w:r>
      <w:r w:rsidR="005E5381">
        <w:br/>
      </w:r>
      <w:r w:rsidR="005E5381">
        <w:br/>
        <w:t>1. В восьмеричной</w:t>
      </w:r>
      <w:r w:rsidR="005E5381">
        <w:br/>
        <w:t>2. В двоичной</w:t>
      </w:r>
      <w:r w:rsidR="005E5381">
        <w:br/>
        <w:t>3. В шестнадцатеричной</w:t>
      </w:r>
      <w:r w:rsidR="005E5381">
        <w:br/>
        <w:t>4. В троичной</w:t>
      </w:r>
    </w:p>
    <w:p w14:paraId="5E0407FC" w14:textId="77777777" w:rsidR="005013C9" w:rsidRDefault="005013C9" w:rsidP="005E5381">
      <w:pPr>
        <w:pStyle w:val="a3"/>
        <w:rPr>
          <w:ins w:id="17" w:author="Office" w:date="2026-09-29T13:34:00Z" w16du:dateUtc="2026-09-29T10:34:00Z"/>
          <w:lang w:val="en-US"/>
        </w:rPr>
      </w:pPr>
      <w:ins w:id="18" w:author="Office" w:date="2026-09-29T13:31:00Z" w16du:dateUtc="2026-09-29T10:31:00Z">
        <w:r>
          <w:t>Ответ: 2</w:t>
        </w:r>
      </w:ins>
      <w:r w:rsidR="005E5381">
        <w:br/>
      </w:r>
      <w:r w:rsidR="005E5381">
        <w:br/>
        <w:t>А5. Переведите число 101101₂ в десятичную систему счисления.</w:t>
      </w:r>
      <w:r w:rsidR="005E5381">
        <w:br/>
      </w:r>
      <w:r w:rsidR="005E5381">
        <w:br/>
        <w:t>1. 43</w:t>
      </w:r>
      <w:r w:rsidR="005E5381">
        <w:br/>
        <w:t>2. 45</w:t>
      </w:r>
      <w:r w:rsidR="005E5381">
        <w:br/>
        <w:t>3. 47</w:t>
      </w:r>
      <w:r w:rsidR="005E5381">
        <w:br/>
        <w:t>4. 53</w:t>
      </w:r>
    </w:p>
    <w:p w14:paraId="5D8BFCDF" w14:textId="77777777" w:rsidR="005013C9" w:rsidRDefault="005013C9" w:rsidP="005E5381">
      <w:pPr>
        <w:pStyle w:val="a3"/>
        <w:rPr>
          <w:ins w:id="19" w:author="Office" w:date="2026-09-29T13:36:00Z" w16du:dateUtc="2026-09-29T10:36:00Z"/>
          <w:lang w:val="en-US"/>
        </w:rPr>
      </w:pPr>
      <w:ins w:id="20" w:author="Office" w:date="2026-09-29T13:34:00Z" w16du:dateUtc="2026-09-29T10:34:00Z">
        <w:r>
          <w:t>Ответ</w:t>
        </w:r>
      </w:ins>
      <w:ins w:id="21" w:author="Office" w:date="2026-09-29T13:35:00Z" w16du:dateUtc="2026-09-29T10:35:00Z">
        <w:r>
          <w:t>: 1+2</w:t>
        </w:r>
        <w:r>
          <w:rPr>
            <w:lang w:val="en-US"/>
          </w:rPr>
          <w:t>^2+2^3+^5 = 45</w:t>
        </w:r>
      </w:ins>
      <w:r w:rsidR="005E5381">
        <w:br/>
      </w:r>
      <w:r w:rsidR="005E5381">
        <w:br/>
        <w:t>А6. Какая логическая операция соответствует конъюнкции?</w:t>
      </w:r>
      <w:r w:rsidR="005E5381">
        <w:br/>
      </w:r>
      <w:r w:rsidR="005E5381">
        <w:lastRenderedPageBreak/>
        <w:br/>
        <w:t>1. ИЛИ</w:t>
      </w:r>
      <w:r w:rsidR="005E5381">
        <w:br/>
        <w:t>2. И</w:t>
      </w:r>
      <w:r w:rsidR="005E5381">
        <w:br/>
        <w:t>3. НЕ</w:t>
      </w:r>
      <w:r w:rsidR="005E5381">
        <w:br/>
        <w:t>4. Исключающее ИЛИ</w:t>
      </w:r>
    </w:p>
    <w:p w14:paraId="2E48A6E4" w14:textId="77777777" w:rsidR="005013C9" w:rsidRDefault="005013C9" w:rsidP="005E5381">
      <w:pPr>
        <w:pStyle w:val="a3"/>
        <w:rPr>
          <w:ins w:id="22" w:author="Office" w:date="2026-09-29T13:37:00Z" w16du:dateUtc="2026-09-29T10:37:00Z"/>
        </w:rPr>
      </w:pPr>
      <w:ins w:id="23" w:author="Office" w:date="2026-09-29T13:36:00Z" w16du:dateUtc="2026-09-29T10:36:00Z">
        <w:r>
          <w:t xml:space="preserve">Ответ: </w:t>
        </w:r>
      </w:ins>
      <w:ins w:id="24" w:author="Office" w:date="2026-09-29T13:37:00Z" w16du:dateUtc="2026-09-29T10:37:00Z">
        <w:r>
          <w:t>2 (логическое умножение)</w:t>
        </w:r>
      </w:ins>
      <w:r w:rsidR="005E5381">
        <w:br/>
      </w:r>
      <w:r w:rsidR="005E5381">
        <w:br/>
        <w:t>А7. Результат операции 1 И 0 И 1 равен:</w:t>
      </w:r>
      <w:r w:rsidR="005E5381">
        <w:br/>
      </w:r>
      <w:r w:rsidR="005E5381">
        <w:br/>
        <w:t>1. 1</w:t>
      </w:r>
      <w:r w:rsidR="005E5381">
        <w:br/>
        <w:t>2. 0</w:t>
      </w:r>
      <w:r w:rsidR="005E5381">
        <w:br/>
        <w:t>3. 10</w:t>
      </w:r>
      <w:r w:rsidR="005E5381">
        <w:br/>
        <w:t>4. Не определено</w:t>
      </w:r>
    </w:p>
    <w:p w14:paraId="75F9D67B" w14:textId="77777777" w:rsidR="005013C9" w:rsidRDefault="005013C9" w:rsidP="005E5381">
      <w:pPr>
        <w:pStyle w:val="a3"/>
        <w:rPr>
          <w:ins w:id="25" w:author="Office" w:date="2026-09-29T13:39:00Z" w16du:dateUtc="2026-09-29T10:39:00Z"/>
        </w:rPr>
      </w:pPr>
      <w:ins w:id="26" w:author="Office" w:date="2026-09-29T13:37:00Z" w16du:dateUtc="2026-09-29T10:37:00Z">
        <w:r>
          <w:t xml:space="preserve">Ответ: </w:t>
        </w:r>
      </w:ins>
      <w:ins w:id="27" w:author="Office" w:date="2026-09-29T13:38:00Z" w16du:dateUtc="2026-09-29T10:38:00Z">
        <w:r>
          <w:t>0 (так как у операции и</w:t>
        </w:r>
      </w:ins>
      <w:ins w:id="28" w:author="Office" w:date="2026-09-29T13:39:00Z" w16du:dateUtc="2026-09-29T10:39:00Z">
        <w:r>
          <w:t xml:space="preserve"> должно быть 2 одинаковых высказывания )</w:t>
        </w:r>
      </w:ins>
      <w:r w:rsidR="005E5381">
        <w:br/>
      </w:r>
      <w:r w:rsidR="005E5381">
        <w:br/>
        <w:t>А8. Сколько входов и выходов имеет полусумматор?</w:t>
      </w:r>
      <w:r w:rsidR="005E5381">
        <w:br/>
      </w:r>
      <w:r w:rsidR="005E5381">
        <w:br/>
        <w:t>1. 2 входа, 2 выхода</w:t>
      </w:r>
      <w:r w:rsidR="005E5381">
        <w:br/>
        <w:t>2. 3 входа, 2 выхода</w:t>
      </w:r>
      <w:r w:rsidR="005E5381">
        <w:br/>
        <w:t>3. 2 входа, 1 выход</w:t>
      </w:r>
      <w:r w:rsidR="005E5381">
        <w:br/>
        <w:t>4. 1 вход, 2 выхода</w:t>
      </w:r>
    </w:p>
    <w:p w14:paraId="4BBE497E" w14:textId="4A89AE1B" w:rsidR="00450276" w:rsidRPr="00B547DA" w:rsidRDefault="005013C9" w:rsidP="005E5381">
      <w:pPr>
        <w:pStyle w:val="a3"/>
        <w:rPr>
          <w:ins w:id="29" w:author="Office" w:date="2026-09-29T13:40:00Z" w16du:dateUtc="2026-09-29T10:40:00Z"/>
        </w:rPr>
      </w:pPr>
      <w:ins w:id="30" w:author="Office" w:date="2026-09-29T13:39:00Z" w16du:dateUtc="2026-09-29T10:39:00Z">
        <w:r>
          <w:t xml:space="preserve">Ответ: </w:t>
        </w:r>
      </w:ins>
      <w:ins w:id="31" w:author="Office" w:date="2026-09-29T13:44:00Z" w16du:dateUtc="2026-09-29T10:44:00Z">
        <w:r w:rsidR="00450276">
          <w:t xml:space="preserve">1 (так как он получает 2 значения. И выдает </w:t>
        </w:r>
      </w:ins>
      <w:ins w:id="32" w:author="Office" w:date="2026-09-29T13:45:00Z" w16du:dateUtc="2026-09-29T10:45:00Z">
        <w:r w:rsidR="00450276">
          <w:t xml:space="preserve">сумму и </w:t>
        </w:r>
      </w:ins>
      <w:ins w:id="33" w:author="Office" w:date="2026-09-29T14:20:00Z" w16du:dateUtc="2026-09-29T11:20:00Z">
        <w:r w:rsidR="00A00D67">
          <w:t>разряд</w:t>
        </w:r>
      </w:ins>
      <w:ins w:id="34" w:author="Office" w:date="2026-09-29T13:45:00Z" w16du:dateUtc="2026-09-29T10:45:00Z">
        <w:r w:rsidR="00450276">
          <w:t>)</w:t>
        </w:r>
      </w:ins>
      <w:r w:rsidR="005E5381">
        <w:br/>
      </w:r>
      <w:r w:rsidR="005E5381">
        <w:br/>
        <w:t>А9. Чему равны выходы сумматора S и P при сложении A=1, B=1 (для полусумматора)?</w:t>
      </w:r>
      <w:r w:rsidR="005E5381">
        <w:br/>
      </w:r>
      <w:r w:rsidR="005E5381">
        <w:br/>
        <w:t>1. S=0, P=1</w:t>
      </w:r>
      <w:r w:rsidR="005E5381">
        <w:br/>
        <w:t>2. S=1, P=0</w:t>
      </w:r>
      <w:r w:rsidR="005E5381">
        <w:br/>
        <w:t>3. S=1, P=1</w:t>
      </w:r>
      <w:r w:rsidR="005E5381">
        <w:br/>
        <w:t>4. S=0, P=0</w:t>
      </w:r>
      <w:r w:rsidR="005E5381">
        <w:br/>
      </w:r>
      <w:ins w:id="35" w:author="Office" w:date="2026-09-29T13:40:00Z" w16du:dateUtc="2026-09-29T10:40:00Z">
        <w:r w:rsidR="00450276">
          <w:t xml:space="preserve">Ответ: </w:t>
        </w:r>
      </w:ins>
      <w:ins w:id="36" w:author="Office" w:date="2026-09-29T14:26:00Z" w16du:dateUtc="2026-09-29T11:26:00Z">
        <w:r w:rsidR="00B547DA">
          <w:t>1</w:t>
        </w:r>
      </w:ins>
      <w:ins w:id="37" w:author="Office" w:date="2026-09-29T13:41:00Z" w16du:dateUtc="2026-09-29T10:41:00Z">
        <w:r w:rsidR="00450276">
          <w:t xml:space="preserve"> (так как</w:t>
        </w:r>
      </w:ins>
      <w:ins w:id="38" w:author="Office" w:date="2026-09-29T14:20:00Z" w16du:dateUtc="2026-09-29T11:20:00Z">
        <w:r w:rsidR="00B547DA">
          <w:t xml:space="preserve"> </w:t>
        </w:r>
        <w:r w:rsidR="00B547DA">
          <w:rPr>
            <w:lang w:val="en-US"/>
          </w:rPr>
          <w:t>S</w:t>
        </w:r>
        <w:r w:rsidR="00B547DA" w:rsidRPr="00B547DA">
          <w:rPr>
            <w:rPrChange w:id="39" w:author="Office" w:date="2026-09-29T14:24:00Z" w16du:dateUtc="2026-09-29T11:24:00Z">
              <w:rPr>
                <w:lang w:val="en-US"/>
              </w:rPr>
            </w:rPrChange>
          </w:rPr>
          <w:t xml:space="preserve"> </w:t>
        </w:r>
      </w:ins>
      <w:ins w:id="40" w:author="Office" w:date="2026-09-29T14:24:00Z" w16du:dateUtc="2026-09-29T11:24:00Z">
        <w:r w:rsidR="00B547DA">
          <w:t>– будет истина тогда, когда об</w:t>
        </w:r>
      </w:ins>
      <w:ins w:id="41" w:author="Office" w:date="2026-09-29T14:26:00Z" w16du:dateUtc="2026-09-29T11:26:00Z">
        <w:r w:rsidR="00B547DA">
          <w:t>а</w:t>
        </w:r>
      </w:ins>
      <w:ins w:id="42" w:author="Office" w:date="2026-09-29T14:24:00Z" w16du:dateUtc="2026-09-29T11:24:00Z">
        <w:r w:rsidR="00B547DA">
          <w:t xml:space="preserve"> значения </w:t>
        </w:r>
      </w:ins>
      <w:ins w:id="43" w:author="Office" w:date="2026-09-29T14:25:00Z" w16du:dateUtc="2026-09-29T11:25:00Z">
        <w:r w:rsidR="00B547DA">
          <w:t xml:space="preserve">разные, а </w:t>
        </w:r>
        <w:r w:rsidR="00B547DA">
          <w:rPr>
            <w:lang w:val="en-US"/>
          </w:rPr>
          <w:t>P</w:t>
        </w:r>
        <w:r w:rsidR="00B547DA">
          <w:t xml:space="preserve"> на оборот)</w:t>
        </w:r>
      </w:ins>
    </w:p>
    <w:p w14:paraId="04B28A84" w14:textId="38C5F153" w:rsidR="005E5381" w:rsidRDefault="005E5381" w:rsidP="005E5381">
      <w:pPr>
        <w:pStyle w:val="a3"/>
      </w:pP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  <w:t>3. Устройство управления (УУ)</w:t>
      </w:r>
      <w:r>
        <w:br/>
        <w:t>4. Кэш-память</w:t>
      </w:r>
      <w:r>
        <w:br/>
      </w:r>
      <w:ins w:id="44" w:author="Office" w:date="2026-09-29T13:41:00Z" w16du:dateUtc="2026-09-29T10:41:00Z">
        <w:r w:rsidR="00450276">
          <w:t xml:space="preserve">Ответ: </w:t>
        </w:r>
      </w:ins>
      <w:ins w:id="45" w:author="Office" w:date="2026-09-29T13:42:00Z" w16du:dateUtc="2026-09-29T10:42:00Z">
        <w:r w:rsidR="00450276">
          <w:t>3 ( так как он управля</w:t>
        </w:r>
      </w:ins>
      <w:ins w:id="46" w:author="Office" w:date="2026-09-29T13:43:00Z" w16du:dateUtc="2026-09-29T10:43:00Z">
        <w:r w:rsidR="00450276">
          <w:t xml:space="preserve">ет последовательностью </w:t>
        </w:r>
        <w:proofErr w:type="spellStart"/>
        <w:r w:rsidR="00450276">
          <w:t>управленияя</w:t>
        </w:r>
        <w:proofErr w:type="spellEnd"/>
        <w:r w:rsidR="00450276">
          <w:t xml:space="preserve"> команд</w:t>
        </w:r>
      </w:ins>
    </w:p>
    <w:p w14:paraId="159E31F6" w14:textId="77777777" w:rsidR="00450276" w:rsidRDefault="005E5381" w:rsidP="005E5381">
      <w:pPr>
        <w:pStyle w:val="a3"/>
        <w:rPr>
          <w:ins w:id="47" w:author="Office" w:date="2026-09-29T13:45:00Z" w16du:dateUtc="2026-09-29T10:45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</w:p>
    <w:p w14:paraId="00A6DB4F" w14:textId="77777777" w:rsidR="00C67D54" w:rsidRDefault="00C67D54" w:rsidP="005E5381">
      <w:pPr>
        <w:pStyle w:val="a3"/>
        <w:rPr>
          <w:ins w:id="48" w:author="Office" w:date="2026-09-29T13:51:00Z" w16du:dateUtc="2026-09-29T10:51:00Z"/>
        </w:rPr>
      </w:pPr>
      <w:ins w:id="49" w:author="Office" w:date="2026-09-29T13:50:00Z" w16du:dateUtc="2026-09-29T10:50:00Z">
        <w:r>
          <w:t>(156/2, 78/2, 39/</w:t>
        </w:r>
      </w:ins>
      <w:ins w:id="50" w:author="Office" w:date="2026-09-29T13:51:00Z" w16du:dateUtc="2026-09-29T10:51:00Z">
        <w:r>
          <w:t>2, 19/2, 9/2, 4/2,2/2</w:t>
        </w:r>
      </w:ins>
      <w:ins w:id="51" w:author="Office" w:date="2026-09-29T13:50:00Z" w16du:dateUtc="2026-09-29T10:50:00Z">
        <w:r>
          <w:t>)</w:t>
        </w:r>
      </w:ins>
      <w:ins w:id="52" w:author="Office" w:date="2026-09-29T13:48:00Z" w16du:dateUtc="2026-09-29T10:48:00Z">
        <w:r w:rsidR="00450276">
          <w:t>10</w:t>
        </w:r>
      </w:ins>
      <w:ins w:id="53" w:author="Office" w:date="2026-09-29T13:50:00Z" w16du:dateUtc="2026-09-29T10:50:00Z">
        <w:r w:rsidR="00450276">
          <w:t>0</w:t>
        </w:r>
        <w:r>
          <w:t>11100</w:t>
        </w:r>
      </w:ins>
    </w:p>
    <w:p w14:paraId="7E4B844B" w14:textId="77777777" w:rsidR="00C67D54" w:rsidRDefault="00C67D54" w:rsidP="005E5381">
      <w:pPr>
        <w:pStyle w:val="a3"/>
        <w:rPr>
          <w:ins w:id="54" w:author="Office" w:date="2026-09-29T13:55:00Z" w16du:dateUtc="2026-09-29T10:55:00Z"/>
        </w:rPr>
      </w:pPr>
      <w:ins w:id="55" w:author="Office" w:date="2026-09-29T13:53:00Z" w16du:dateUtc="2026-09-29T10:53:00Z">
        <w:r>
          <w:t>(156/8,</w:t>
        </w:r>
      </w:ins>
      <w:ins w:id="56" w:author="Office" w:date="2026-09-29T13:54:00Z" w16du:dateUtc="2026-09-29T10:54:00Z">
        <w:r>
          <w:t>19/8,2/8) 234</w:t>
        </w:r>
      </w:ins>
    </w:p>
    <w:p w14:paraId="271AF2E1" w14:textId="77777777" w:rsidR="00C67D54" w:rsidRDefault="00C67D54" w:rsidP="005E5381">
      <w:pPr>
        <w:pStyle w:val="a3"/>
        <w:rPr>
          <w:ins w:id="57" w:author="Office" w:date="2026-09-29T13:58:00Z" w16du:dateUtc="2026-09-29T10:58:00Z"/>
        </w:rPr>
      </w:pPr>
      <w:ins w:id="58" w:author="Office" w:date="2026-09-29T13:55:00Z" w16du:dateUtc="2026-09-29T10:55:00Z">
        <w:r>
          <w:lastRenderedPageBreak/>
          <w:t>(156/16, 9/</w:t>
        </w:r>
      </w:ins>
      <w:ins w:id="59" w:author="Office" w:date="2026-09-29T13:56:00Z" w16du:dateUtc="2026-09-29T10:56:00Z">
        <w:r>
          <w:t>16</w:t>
        </w:r>
      </w:ins>
      <w:ins w:id="60" w:author="Office" w:date="2026-09-29T13:55:00Z" w16du:dateUtc="2026-09-29T10:55:00Z">
        <w:r>
          <w:t>)</w:t>
        </w:r>
      </w:ins>
      <w:ins w:id="61" w:author="Office" w:date="2026-09-29T13:56:00Z" w16du:dateUtc="2026-09-29T10:56:00Z">
        <w:r>
          <w:t xml:space="preserve"> 9С</w:t>
        </w:r>
      </w:ins>
      <w:r w:rsidR="005E5381">
        <w:br/>
      </w:r>
      <w:r w:rsidR="005E5381">
        <w:br/>
        <w:t>Б2. Сложите двоичные числа: 1011₂ + 1101₂. Ответ запишите в двоичной и десятичной системах.</w:t>
      </w:r>
      <w:r w:rsidR="005E5381">
        <w:br/>
      </w:r>
      <w:ins w:id="62" w:author="Office" w:date="2026-09-29T13:58:00Z" w16du:dateUtc="2026-09-29T10:58:00Z">
        <w:r>
          <w:t>в десятичной:</w:t>
        </w:r>
      </w:ins>
    </w:p>
    <w:p w14:paraId="7FA68D33" w14:textId="77777777" w:rsidR="00C67D54" w:rsidRDefault="00C67D54" w:rsidP="005E5381">
      <w:pPr>
        <w:pStyle w:val="a3"/>
        <w:rPr>
          <w:ins w:id="63" w:author="Office" w:date="2026-09-29T13:58:00Z" w16du:dateUtc="2026-09-29T10:58:00Z"/>
        </w:rPr>
      </w:pPr>
      <w:ins w:id="64" w:author="Office" w:date="2026-09-29T13:58:00Z" w16du:dateUtc="2026-09-29T10:58:00Z">
        <w:r>
          <w:t>1011=1+2+8 =11</w:t>
        </w:r>
      </w:ins>
    </w:p>
    <w:p w14:paraId="3CF8ECA0" w14:textId="77777777" w:rsidR="00C67D54" w:rsidRDefault="00C67D54" w:rsidP="005E5381">
      <w:pPr>
        <w:pStyle w:val="a3"/>
        <w:rPr>
          <w:ins w:id="65" w:author="Office" w:date="2026-09-29T13:58:00Z" w16du:dateUtc="2026-09-29T10:58:00Z"/>
        </w:rPr>
      </w:pPr>
      <w:ins w:id="66" w:author="Office" w:date="2026-09-29T13:58:00Z" w16du:dateUtc="2026-09-29T10:58:00Z">
        <w:r>
          <w:t>1101 = 1+4+8 = 13</w:t>
        </w:r>
      </w:ins>
    </w:p>
    <w:p w14:paraId="6784A1E1" w14:textId="1D79FCE7" w:rsidR="00C67D54" w:rsidRPr="0021507F" w:rsidRDefault="00C67D54" w:rsidP="005E5381">
      <w:pPr>
        <w:pStyle w:val="a3"/>
        <w:rPr>
          <w:ins w:id="67" w:author="Office" w:date="2026-09-29T13:58:00Z" w16du:dateUtc="2026-09-29T10:58:00Z"/>
          <w:lang w:val="en-US"/>
          <w:rPrChange w:id="68" w:author="Office" w:date="2026-09-29T14:05:00Z" w16du:dateUtc="2026-09-29T11:05:00Z">
            <w:rPr>
              <w:ins w:id="69" w:author="Office" w:date="2026-09-29T13:58:00Z" w16du:dateUtc="2026-09-29T10:58:00Z"/>
            </w:rPr>
          </w:rPrChange>
        </w:rPr>
      </w:pPr>
      <w:ins w:id="70" w:author="Office" w:date="2026-09-29T13:58:00Z" w16du:dateUtc="2026-09-29T10:58:00Z">
        <w:r>
          <w:t xml:space="preserve">11+13 = </w:t>
        </w:r>
      </w:ins>
      <w:ins w:id="71" w:author="Office" w:date="2026-09-29T14:05:00Z" w16du:dateUtc="2026-09-29T11:05:00Z">
        <w:r w:rsidR="0021507F">
          <w:rPr>
            <w:lang w:val="en-US"/>
          </w:rPr>
          <w:t>24</w:t>
        </w:r>
      </w:ins>
    </w:p>
    <w:p w14:paraId="74EDF6FA" w14:textId="77777777" w:rsidR="0021507F" w:rsidRDefault="00C67D54" w:rsidP="0021507F">
      <w:pPr>
        <w:pStyle w:val="a3"/>
        <w:rPr>
          <w:ins w:id="72" w:author="Office" w:date="2026-09-29T14:02:00Z" w16du:dateUtc="2026-09-29T11:02:00Z"/>
          <w:lang w:val="en-US"/>
        </w:rPr>
      </w:pPr>
      <w:ins w:id="73" w:author="Office" w:date="2026-09-29T13:59:00Z" w16du:dateUtc="2026-09-29T10:59:00Z">
        <w:r>
          <w:t>В двоичной: 1</w:t>
        </w:r>
      </w:ins>
      <w:ins w:id="74" w:author="Office" w:date="2026-09-29T14:00:00Z" w16du:dateUtc="2026-09-29T11:00:00Z">
        <w:r>
          <w:t>011</w:t>
        </w:r>
        <w:r w:rsidR="0021507F">
          <w:t>+1101</w:t>
        </w:r>
      </w:ins>
      <w:r w:rsidR="005E5381">
        <w:br/>
        <w:t>Б3. Постройте таблицу истинности для логического выражения: F = (A И B) ИЛИ (НЕ C)</w:t>
      </w:r>
      <w:r w:rsidR="005E5381"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</w:tblGrid>
      <w:tr w:rsidR="0021507F" w14:paraId="1D0815B1" w14:textId="77777777" w:rsidTr="0021507F">
        <w:trPr>
          <w:ins w:id="75" w:author="Office" w:date="2026-09-29T14:02:00Z" w16du:dateUtc="2026-09-29T11:02:00Z"/>
        </w:trPr>
        <w:tc>
          <w:tcPr>
            <w:tcW w:w="1335" w:type="dxa"/>
          </w:tcPr>
          <w:p w14:paraId="734745E9" w14:textId="4A7ED3AB" w:rsidR="0021507F" w:rsidRDefault="0021507F" w:rsidP="0021507F">
            <w:pPr>
              <w:pStyle w:val="a3"/>
              <w:rPr>
                <w:ins w:id="76" w:author="Office" w:date="2026-09-29T14:02:00Z" w16du:dateUtc="2026-09-29T11:02:00Z"/>
                <w:lang w:val="en-US"/>
              </w:rPr>
            </w:pPr>
            <w:ins w:id="77" w:author="Office" w:date="2026-09-29T14:02:00Z" w16du:dateUtc="2026-09-29T11:02:00Z">
              <w:r>
                <w:rPr>
                  <w:lang w:val="en-US"/>
                </w:rPr>
                <w:t>A</w:t>
              </w:r>
            </w:ins>
          </w:p>
        </w:tc>
        <w:tc>
          <w:tcPr>
            <w:tcW w:w="1335" w:type="dxa"/>
          </w:tcPr>
          <w:p w14:paraId="1051ED77" w14:textId="1839D4BF" w:rsidR="0021507F" w:rsidRDefault="0021507F" w:rsidP="0021507F">
            <w:pPr>
              <w:pStyle w:val="a3"/>
              <w:rPr>
                <w:ins w:id="78" w:author="Office" w:date="2026-09-29T14:02:00Z" w16du:dateUtc="2026-09-29T11:02:00Z"/>
                <w:lang w:val="en-US"/>
              </w:rPr>
            </w:pPr>
            <w:ins w:id="79" w:author="Office" w:date="2026-09-29T14:03:00Z" w16du:dateUtc="2026-09-29T11:03:00Z">
              <w:r>
                <w:rPr>
                  <w:lang w:val="en-US"/>
                </w:rPr>
                <w:t>B</w:t>
              </w:r>
            </w:ins>
          </w:p>
        </w:tc>
        <w:tc>
          <w:tcPr>
            <w:tcW w:w="1335" w:type="dxa"/>
          </w:tcPr>
          <w:p w14:paraId="320F9E69" w14:textId="32EDD7EA" w:rsidR="0021507F" w:rsidRDefault="0021507F" w:rsidP="0021507F">
            <w:pPr>
              <w:pStyle w:val="a3"/>
              <w:rPr>
                <w:ins w:id="80" w:author="Office" w:date="2026-09-29T14:02:00Z" w16du:dateUtc="2026-09-29T11:02:00Z"/>
                <w:lang w:val="en-US"/>
              </w:rPr>
            </w:pPr>
            <w:ins w:id="81" w:author="Office" w:date="2026-09-29T14:03:00Z" w16du:dateUtc="2026-09-29T11:03:00Z">
              <w:r>
                <w:rPr>
                  <w:lang w:val="en-US"/>
                </w:rPr>
                <w:t>C</w:t>
              </w:r>
            </w:ins>
          </w:p>
        </w:tc>
        <w:tc>
          <w:tcPr>
            <w:tcW w:w="1335" w:type="dxa"/>
          </w:tcPr>
          <w:p w14:paraId="1C3CF41E" w14:textId="0D6C3808" w:rsidR="0021507F" w:rsidRDefault="0021507F" w:rsidP="0021507F">
            <w:pPr>
              <w:pStyle w:val="a3"/>
              <w:rPr>
                <w:ins w:id="82" w:author="Office" w:date="2026-09-29T14:02:00Z" w16du:dateUtc="2026-09-29T11:02:00Z"/>
                <w:lang w:val="en-US"/>
              </w:rPr>
            </w:pPr>
            <w:ins w:id="83" w:author="Office" w:date="2026-09-29T14:03:00Z" w16du:dateUtc="2026-09-29T11:03:00Z">
              <w:r>
                <w:rPr>
                  <w:lang w:val="en-US"/>
                </w:rPr>
                <w:t>A&amp;B</w:t>
              </w:r>
            </w:ins>
          </w:p>
        </w:tc>
        <w:tc>
          <w:tcPr>
            <w:tcW w:w="1335" w:type="dxa"/>
          </w:tcPr>
          <w:p w14:paraId="696DF1CC" w14:textId="68CDC2ED" w:rsidR="0021507F" w:rsidRDefault="0021507F" w:rsidP="0021507F">
            <w:pPr>
              <w:pStyle w:val="a3"/>
              <w:rPr>
                <w:ins w:id="84" w:author="Office" w:date="2026-09-29T14:02:00Z" w16du:dateUtc="2026-09-29T11:02:00Z"/>
                <w:lang w:val="en-US"/>
              </w:rPr>
            </w:pPr>
            <w:ins w:id="85" w:author="Office" w:date="2026-09-29T14:03:00Z" w16du:dateUtc="2026-09-29T11:03:00Z">
              <w:r>
                <w:rPr>
                  <w:lang w:val="en-US"/>
                </w:rPr>
                <w:t>Not©</w:t>
              </w:r>
            </w:ins>
          </w:p>
        </w:tc>
        <w:tc>
          <w:tcPr>
            <w:tcW w:w="1335" w:type="dxa"/>
          </w:tcPr>
          <w:p w14:paraId="39E20337" w14:textId="41C85B2E" w:rsidR="0021507F" w:rsidRDefault="0021507F" w:rsidP="0021507F">
            <w:pPr>
              <w:pStyle w:val="a3"/>
              <w:rPr>
                <w:ins w:id="86" w:author="Office" w:date="2026-09-29T14:02:00Z" w16du:dateUtc="2026-09-29T11:02:00Z"/>
                <w:lang w:val="en-US"/>
              </w:rPr>
            </w:pPr>
            <w:ins w:id="87" w:author="Office" w:date="2026-09-29T14:03:00Z" w16du:dateUtc="2026-09-29T11:03:00Z">
              <w:r>
                <w:t>(A И B) ИЛИ (НЕ C)</w:t>
              </w:r>
            </w:ins>
          </w:p>
        </w:tc>
      </w:tr>
      <w:tr w:rsidR="0021507F" w14:paraId="1963B15A" w14:textId="77777777" w:rsidTr="0021507F">
        <w:trPr>
          <w:ins w:id="88" w:author="Office" w:date="2026-09-29T14:02:00Z" w16du:dateUtc="2026-09-29T11:02:00Z"/>
        </w:trPr>
        <w:tc>
          <w:tcPr>
            <w:tcW w:w="1335" w:type="dxa"/>
          </w:tcPr>
          <w:p w14:paraId="5A34DC20" w14:textId="5F1AA34E" w:rsidR="0021507F" w:rsidRDefault="0021507F" w:rsidP="0021507F">
            <w:pPr>
              <w:pStyle w:val="a3"/>
              <w:rPr>
                <w:ins w:id="89" w:author="Office" w:date="2026-09-29T14:02:00Z" w16du:dateUtc="2026-09-29T11:02:00Z"/>
                <w:lang w:val="en-US"/>
              </w:rPr>
            </w:pPr>
            <w:ins w:id="90" w:author="Office" w:date="2026-09-29T14:03:00Z" w16du:dateUtc="2026-09-29T11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38ED93A3" w14:textId="74120785" w:rsidR="0021507F" w:rsidRDefault="0021507F" w:rsidP="0021507F">
            <w:pPr>
              <w:pStyle w:val="a3"/>
              <w:rPr>
                <w:ins w:id="91" w:author="Office" w:date="2026-09-29T14:02:00Z" w16du:dateUtc="2026-09-29T11:02:00Z"/>
                <w:lang w:val="en-US"/>
              </w:rPr>
            </w:pPr>
            <w:ins w:id="92" w:author="Office" w:date="2026-09-29T14:03:00Z" w16du:dateUtc="2026-09-29T11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0D45B028" w14:textId="39706518" w:rsidR="0021507F" w:rsidRDefault="0021507F" w:rsidP="0021507F">
            <w:pPr>
              <w:pStyle w:val="a3"/>
              <w:rPr>
                <w:ins w:id="93" w:author="Office" w:date="2026-09-29T14:02:00Z" w16du:dateUtc="2026-09-29T11:02:00Z"/>
                <w:lang w:val="en-US"/>
              </w:rPr>
            </w:pPr>
            <w:ins w:id="94" w:author="Office" w:date="2026-09-29T14:03:00Z" w16du:dateUtc="2026-09-29T11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45839D23" w14:textId="0B6602E8" w:rsidR="0021507F" w:rsidRDefault="0021507F" w:rsidP="0021507F">
            <w:pPr>
              <w:pStyle w:val="a3"/>
              <w:rPr>
                <w:ins w:id="95" w:author="Office" w:date="2026-09-29T14:02:00Z" w16du:dateUtc="2026-09-29T11:02:00Z"/>
                <w:lang w:val="en-US"/>
              </w:rPr>
            </w:pPr>
            <w:ins w:id="96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653020CD" w14:textId="5DFB6481" w:rsidR="0021507F" w:rsidRDefault="0021507F" w:rsidP="0021507F">
            <w:pPr>
              <w:pStyle w:val="a3"/>
              <w:rPr>
                <w:ins w:id="97" w:author="Office" w:date="2026-09-29T14:02:00Z" w16du:dateUtc="2026-09-29T11:02:00Z"/>
                <w:lang w:val="en-US"/>
              </w:rPr>
            </w:pPr>
            <w:ins w:id="98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0267578E" w14:textId="1E332093" w:rsidR="0021507F" w:rsidRDefault="0021507F" w:rsidP="0021507F">
            <w:pPr>
              <w:pStyle w:val="a3"/>
              <w:rPr>
                <w:ins w:id="99" w:author="Office" w:date="2026-09-29T14:02:00Z" w16du:dateUtc="2026-09-29T11:02:00Z"/>
                <w:lang w:val="en-US"/>
              </w:rPr>
            </w:pPr>
            <w:ins w:id="100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</w:tr>
      <w:tr w:rsidR="0021507F" w14:paraId="7BB50917" w14:textId="77777777" w:rsidTr="0021507F">
        <w:trPr>
          <w:ins w:id="101" w:author="Office" w:date="2026-09-29T14:02:00Z" w16du:dateUtc="2026-09-29T11:02:00Z"/>
        </w:trPr>
        <w:tc>
          <w:tcPr>
            <w:tcW w:w="1335" w:type="dxa"/>
          </w:tcPr>
          <w:p w14:paraId="209782F1" w14:textId="21E82F15" w:rsidR="0021507F" w:rsidRDefault="0021507F" w:rsidP="0021507F">
            <w:pPr>
              <w:pStyle w:val="a3"/>
              <w:rPr>
                <w:ins w:id="102" w:author="Office" w:date="2026-09-29T14:02:00Z" w16du:dateUtc="2026-09-29T11:02:00Z"/>
                <w:lang w:val="en-US"/>
              </w:rPr>
            </w:pPr>
            <w:ins w:id="103" w:author="Office" w:date="2026-09-29T14:03:00Z" w16du:dateUtc="2026-09-29T11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6F8728B2" w14:textId="7025792C" w:rsidR="0021507F" w:rsidRDefault="0021507F" w:rsidP="0021507F">
            <w:pPr>
              <w:pStyle w:val="a3"/>
              <w:rPr>
                <w:ins w:id="104" w:author="Office" w:date="2026-09-29T14:02:00Z" w16du:dateUtc="2026-09-29T11:02:00Z"/>
                <w:lang w:val="en-US"/>
              </w:rPr>
            </w:pPr>
            <w:ins w:id="105" w:author="Office" w:date="2026-09-29T14:03:00Z" w16du:dateUtc="2026-09-29T11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2F312A01" w14:textId="680479FA" w:rsidR="0021507F" w:rsidRDefault="0021507F" w:rsidP="0021507F">
            <w:pPr>
              <w:pStyle w:val="a3"/>
              <w:rPr>
                <w:ins w:id="106" w:author="Office" w:date="2026-09-29T14:02:00Z" w16du:dateUtc="2026-09-29T11:02:00Z"/>
                <w:lang w:val="en-US"/>
              </w:rPr>
            </w:pPr>
            <w:ins w:id="107" w:author="Office" w:date="2026-09-29T14:03:00Z" w16du:dateUtc="2026-09-29T11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0C252D13" w14:textId="6D728CBB" w:rsidR="0021507F" w:rsidRDefault="0021507F" w:rsidP="0021507F">
            <w:pPr>
              <w:pStyle w:val="a3"/>
              <w:rPr>
                <w:ins w:id="108" w:author="Office" w:date="2026-09-29T14:02:00Z" w16du:dateUtc="2026-09-29T11:02:00Z"/>
                <w:lang w:val="en-US"/>
              </w:rPr>
            </w:pPr>
            <w:ins w:id="109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093EFB09" w14:textId="03C41567" w:rsidR="0021507F" w:rsidRDefault="0021507F" w:rsidP="0021507F">
            <w:pPr>
              <w:pStyle w:val="a3"/>
              <w:rPr>
                <w:ins w:id="110" w:author="Office" w:date="2026-09-29T14:02:00Z" w16du:dateUtc="2026-09-29T11:02:00Z"/>
                <w:lang w:val="en-US"/>
              </w:rPr>
            </w:pPr>
            <w:ins w:id="111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50314689" w14:textId="441C4FB1" w:rsidR="0021507F" w:rsidRDefault="0021507F" w:rsidP="0021507F">
            <w:pPr>
              <w:pStyle w:val="a3"/>
              <w:rPr>
                <w:ins w:id="112" w:author="Office" w:date="2026-09-29T14:02:00Z" w16du:dateUtc="2026-09-29T11:02:00Z"/>
                <w:lang w:val="en-US"/>
              </w:rPr>
            </w:pPr>
            <w:ins w:id="113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</w:tr>
      <w:tr w:rsidR="0021507F" w14:paraId="4281D6DC" w14:textId="77777777" w:rsidTr="0021507F">
        <w:trPr>
          <w:ins w:id="114" w:author="Office" w:date="2026-09-29T14:02:00Z" w16du:dateUtc="2026-09-29T11:02:00Z"/>
        </w:trPr>
        <w:tc>
          <w:tcPr>
            <w:tcW w:w="1335" w:type="dxa"/>
          </w:tcPr>
          <w:p w14:paraId="6B2ABB87" w14:textId="5F7DC773" w:rsidR="0021507F" w:rsidRDefault="0021507F" w:rsidP="0021507F">
            <w:pPr>
              <w:pStyle w:val="a3"/>
              <w:rPr>
                <w:ins w:id="115" w:author="Office" w:date="2026-09-29T14:02:00Z" w16du:dateUtc="2026-09-29T11:02:00Z"/>
                <w:lang w:val="en-US"/>
              </w:rPr>
            </w:pPr>
            <w:ins w:id="116" w:author="Office" w:date="2026-09-29T14:03:00Z" w16du:dateUtc="2026-09-29T11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616913C4" w14:textId="54BCDCDF" w:rsidR="0021507F" w:rsidRDefault="0021507F" w:rsidP="0021507F">
            <w:pPr>
              <w:pStyle w:val="a3"/>
              <w:rPr>
                <w:ins w:id="117" w:author="Office" w:date="2026-09-29T14:02:00Z" w16du:dateUtc="2026-09-29T11:02:00Z"/>
                <w:lang w:val="en-US"/>
              </w:rPr>
            </w:pPr>
            <w:ins w:id="118" w:author="Office" w:date="2026-09-29T14:03:00Z" w16du:dateUtc="2026-09-29T11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17282B6F" w14:textId="33E04852" w:rsidR="0021507F" w:rsidRDefault="0021507F" w:rsidP="0021507F">
            <w:pPr>
              <w:pStyle w:val="a3"/>
              <w:rPr>
                <w:ins w:id="119" w:author="Office" w:date="2026-09-29T14:02:00Z" w16du:dateUtc="2026-09-29T11:02:00Z"/>
                <w:lang w:val="en-US"/>
              </w:rPr>
            </w:pPr>
            <w:ins w:id="120" w:author="Office" w:date="2026-09-29T14:03:00Z" w16du:dateUtc="2026-09-29T11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7B170402" w14:textId="7252CBC9" w:rsidR="0021507F" w:rsidRDefault="0021507F" w:rsidP="0021507F">
            <w:pPr>
              <w:pStyle w:val="a3"/>
              <w:rPr>
                <w:ins w:id="121" w:author="Office" w:date="2026-09-29T14:02:00Z" w16du:dateUtc="2026-09-29T11:02:00Z"/>
                <w:lang w:val="en-US"/>
              </w:rPr>
            </w:pPr>
            <w:ins w:id="122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3D01B3E4" w14:textId="63C90E9B" w:rsidR="0021507F" w:rsidRDefault="0021507F" w:rsidP="0021507F">
            <w:pPr>
              <w:pStyle w:val="a3"/>
              <w:rPr>
                <w:ins w:id="123" w:author="Office" w:date="2026-09-29T14:02:00Z" w16du:dateUtc="2026-09-29T11:02:00Z"/>
                <w:lang w:val="en-US"/>
              </w:rPr>
            </w:pPr>
            <w:ins w:id="124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055F12B7" w14:textId="2FBA8352" w:rsidR="0021507F" w:rsidRDefault="0021507F" w:rsidP="0021507F">
            <w:pPr>
              <w:pStyle w:val="a3"/>
              <w:rPr>
                <w:ins w:id="125" w:author="Office" w:date="2026-09-29T14:02:00Z" w16du:dateUtc="2026-09-29T11:02:00Z"/>
                <w:lang w:val="en-US"/>
              </w:rPr>
            </w:pPr>
            <w:ins w:id="126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</w:tr>
      <w:tr w:rsidR="0021507F" w14:paraId="2D17112A" w14:textId="77777777" w:rsidTr="0021507F">
        <w:trPr>
          <w:ins w:id="127" w:author="Office" w:date="2026-09-29T14:03:00Z" w16du:dateUtc="2026-09-29T11:03:00Z"/>
        </w:trPr>
        <w:tc>
          <w:tcPr>
            <w:tcW w:w="1335" w:type="dxa"/>
          </w:tcPr>
          <w:p w14:paraId="1A4A8F06" w14:textId="523AE42D" w:rsidR="0021507F" w:rsidRDefault="0021507F" w:rsidP="0021507F">
            <w:pPr>
              <w:pStyle w:val="a3"/>
              <w:rPr>
                <w:ins w:id="128" w:author="Office" w:date="2026-09-29T14:03:00Z" w16du:dateUtc="2026-09-29T11:03:00Z"/>
                <w:lang w:val="en-US"/>
              </w:rPr>
            </w:pPr>
            <w:ins w:id="129" w:author="Office" w:date="2026-09-29T14:03:00Z" w16du:dateUtc="2026-09-29T11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395D92BA" w14:textId="2F901775" w:rsidR="0021507F" w:rsidRDefault="0021507F" w:rsidP="0021507F">
            <w:pPr>
              <w:pStyle w:val="a3"/>
              <w:rPr>
                <w:ins w:id="130" w:author="Office" w:date="2026-09-29T14:03:00Z" w16du:dateUtc="2026-09-29T11:03:00Z"/>
                <w:lang w:val="en-US"/>
              </w:rPr>
            </w:pPr>
            <w:ins w:id="131" w:author="Office" w:date="2026-09-29T14:03:00Z" w16du:dateUtc="2026-09-29T11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55D2B03A" w14:textId="11045E06" w:rsidR="0021507F" w:rsidRDefault="0021507F" w:rsidP="0021507F">
            <w:pPr>
              <w:pStyle w:val="a3"/>
              <w:rPr>
                <w:ins w:id="132" w:author="Office" w:date="2026-09-29T14:03:00Z" w16du:dateUtc="2026-09-29T11:03:00Z"/>
                <w:lang w:val="en-US"/>
              </w:rPr>
            </w:pPr>
            <w:ins w:id="133" w:author="Office" w:date="2026-09-29T14:03:00Z" w16du:dateUtc="2026-09-29T11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0EBF85ED" w14:textId="07FEF447" w:rsidR="0021507F" w:rsidRDefault="0021507F" w:rsidP="0021507F">
            <w:pPr>
              <w:pStyle w:val="a3"/>
              <w:rPr>
                <w:ins w:id="134" w:author="Office" w:date="2026-09-29T14:03:00Z" w16du:dateUtc="2026-09-29T11:03:00Z"/>
                <w:lang w:val="en-US"/>
              </w:rPr>
            </w:pPr>
            <w:ins w:id="135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64819B4E" w14:textId="3B16BC1D" w:rsidR="0021507F" w:rsidRDefault="0021507F" w:rsidP="0021507F">
            <w:pPr>
              <w:pStyle w:val="a3"/>
              <w:rPr>
                <w:ins w:id="136" w:author="Office" w:date="2026-09-29T14:03:00Z" w16du:dateUtc="2026-09-29T11:03:00Z"/>
                <w:lang w:val="en-US"/>
              </w:rPr>
            </w:pPr>
            <w:ins w:id="137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5B2FE0BE" w14:textId="0A961A98" w:rsidR="0021507F" w:rsidRDefault="0021507F" w:rsidP="0021507F">
            <w:pPr>
              <w:pStyle w:val="a3"/>
              <w:rPr>
                <w:ins w:id="138" w:author="Office" w:date="2026-09-29T14:03:00Z" w16du:dateUtc="2026-09-29T11:03:00Z"/>
                <w:lang w:val="en-US"/>
              </w:rPr>
            </w:pPr>
            <w:ins w:id="139" w:author="Office" w:date="2026-09-29T14:05:00Z" w16du:dateUtc="2026-09-29T11:05:00Z">
              <w:r>
                <w:rPr>
                  <w:lang w:val="en-US"/>
                </w:rPr>
                <w:t>0</w:t>
              </w:r>
            </w:ins>
          </w:p>
        </w:tc>
      </w:tr>
      <w:tr w:rsidR="0021507F" w14:paraId="5D779F7F" w14:textId="77777777" w:rsidTr="0021507F">
        <w:trPr>
          <w:ins w:id="140" w:author="Office" w:date="2026-09-29T14:03:00Z" w16du:dateUtc="2026-09-29T11:03:00Z"/>
        </w:trPr>
        <w:tc>
          <w:tcPr>
            <w:tcW w:w="1335" w:type="dxa"/>
          </w:tcPr>
          <w:p w14:paraId="5D646B65" w14:textId="44EACEA7" w:rsidR="0021507F" w:rsidRDefault="0021507F" w:rsidP="0021507F">
            <w:pPr>
              <w:pStyle w:val="a3"/>
              <w:rPr>
                <w:ins w:id="141" w:author="Office" w:date="2026-09-29T14:03:00Z" w16du:dateUtc="2026-09-29T11:03:00Z"/>
                <w:lang w:val="en-US"/>
              </w:rPr>
            </w:pPr>
            <w:ins w:id="142" w:author="Office" w:date="2026-09-29T14:03:00Z" w16du:dateUtc="2026-09-29T11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7078E318" w14:textId="04520FED" w:rsidR="0021507F" w:rsidRDefault="0021507F" w:rsidP="0021507F">
            <w:pPr>
              <w:pStyle w:val="a3"/>
              <w:rPr>
                <w:ins w:id="143" w:author="Office" w:date="2026-09-29T14:03:00Z" w16du:dateUtc="2026-09-29T11:03:00Z"/>
                <w:lang w:val="en-US"/>
              </w:rPr>
            </w:pPr>
            <w:ins w:id="144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68AD1504" w14:textId="13BCD0D7" w:rsidR="0021507F" w:rsidRDefault="0021507F" w:rsidP="0021507F">
            <w:pPr>
              <w:pStyle w:val="a3"/>
              <w:rPr>
                <w:ins w:id="145" w:author="Office" w:date="2026-09-29T14:03:00Z" w16du:dateUtc="2026-09-29T11:03:00Z"/>
                <w:lang w:val="en-US"/>
              </w:rPr>
            </w:pPr>
            <w:ins w:id="146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530C19B0" w14:textId="74C12C26" w:rsidR="0021507F" w:rsidRDefault="0021507F" w:rsidP="0021507F">
            <w:pPr>
              <w:pStyle w:val="a3"/>
              <w:rPr>
                <w:ins w:id="147" w:author="Office" w:date="2026-09-29T14:03:00Z" w16du:dateUtc="2026-09-29T11:03:00Z"/>
                <w:lang w:val="en-US"/>
              </w:rPr>
            </w:pPr>
            <w:ins w:id="148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1242499C" w14:textId="31F0571B" w:rsidR="0021507F" w:rsidRDefault="0021507F" w:rsidP="0021507F">
            <w:pPr>
              <w:pStyle w:val="a3"/>
              <w:rPr>
                <w:ins w:id="149" w:author="Office" w:date="2026-09-29T14:03:00Z" w16du:dateUtc="2026-09-29T11:03:00Z"/>
                <w:lang w:val="en-US"/>
              </w:rPr>
            </w:pPr>
            <w:ins w:id="150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140EA2E4" w14:textId="0471C240" w:rsidR="0021507F" w:rsidRDefault="0021507F" w:rsidP="0021507F">
            <w:pPr>
              <w:pStyle w:val="a3"/>
              <w:rPr>
                <w:ins w:id="151" w:author="Office" w:date="2026-09-29T14:03:00Z" w16du:dateUtc="2026-09-29T11:03:00Z"/>
                <w:lang w:val="en-US"/>
              </w:rPr>
            </w:pPr>
            <w:ins w:id="152" w:author="Office" w:date="2026-09-29T14:05:00Z" w16du:dateUtc="2026-09-29T11:05:00Z">
              <w:r>
                <w:rPr>
                  <w:lang w:val="en-US"/>
                </w:rPr>
                <w:t>1</w:t>
              </w:r>
            </w:ins>
          </w:p>
        </w:tc>
      </w:tr>
      <w:tr w:rsidR="0021507F" w14:paraId="4EF944B2" w14:textId="77777777" w:rsidTr="0021507F">
        <w:trPr>
          <w:ins w:id="153" w:author="Office" w:date="2026-09-29T14:04:00Z" w16du:dateUtc="2026-09-29T11:04:00Z"/>
        </w:trPr>
        <w:tc>
          <w:tcPr>
            <w:tcW w:w="1335" w:type="dxa"/>
          </w:tcPr>
          <w:p w14:paraId="32A7D507" w14:textId="31437C3A" w:rsidR="0021507F" w:rsidRDefault="0021507F" w:rsidP="0021507F">
            <w:pPr>
              <w:pStyle w:val="a3"/>
              <w:rPr>
                <w:ins w:id="154" w:author="Office" w:date="2026-09-29T14:04:00Z" w16du:dateUtc="2026-09-29T11:04:00Z"/>
                <w:lang w:val="en-US"/>
              </w:rPr>
            </w:pPr>
            <w:ins w:id="155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6BA44D73" w14:textId="1DE58C01" w:rsidR="0021507F" w:rsidRDefault="0021507F" w:rsidP="0021507F">
            <w:pPr>
              <w:pStyle w:val="a3"/>
              <w:rPr>
                <w:ins w:id="156" w:author="Office" w:date="2026-09-29T14:04:00Z" w16du:dateUtc="2026-09-29T11:04:00Z"/>
                <w:lang w:val="en-US"/>
              </w:rPr>
            </w:pPr>
            <w:ins w:id="157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193C21CD" w14:textId="3B14F47B" w:rsidR="0021507F" w:rsidRDefault="0021507F" w:rsidP="0021507F">
            <w:pPr>
              <w:pStyle w:val="a3"/>
              <w:rPr>
                <w:ins w:id="158" w:author="Office" w:date="2026-09-29T14:04:00Z" w16du:dateUtc="2026-09-29T11:04:00Z"/>
                <w:lang w:val="en-US"/>
              </w:rPr>
            </w:pPr>
            <w:ins w:id="159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32E9740A" w14:textId="16007E9B" w:rsidR="0021507F" w:rsidRDefault="0021507F" w:rsidP="0021507F">
            <w:pPr>
              <w:pStyle w:val="a3"/>
              <w:rPr>
                <w:ins w:id="160" w:author="Office" w:date="2026-09-29T14:04:00Z" w16du:dateUtc="2026-09-29T11:04:00Z"/>
                <w:lang w:val="en-US"/>
              </w:rPr>
            </w:pPr>
            <w:ins w:id="161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411570CF" w14:textId="29FC657C" w:rsidR="0021507F" w:rsidRDefault="0021507F" w:rsidP="0021507F">
            <w:pPr>
              <w:pStyle w:val="a3"/>
              <w:rPr>
                <w:ins w:id="162" w:author="Office" w:date="2026-09-29T14:04:00Z" w16du:dateUtc="2026-09-29T11:04:00Z"/>
                <w:lang w:val="en-US"/>
              </w:rPr>
            </w:pPr>
            <w:ins w:id="163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6E95927C" w14:textId="468AE509" w:rsidR="0021507F" w:rsidRDefault="0021507F" w:rsidP="0021507F">
            <w:pPr>
              <w:pStyle w:val="a3"/>
              <w:rPr>
                <w:ins w:id="164" w:author="Office" w:date="2026-09-29T14:04:00Z" w16du:dateUtc="2026-09-29T11:04:00Z"/>
                <w:lang w:val="en-US"/>
              </w:rPr>
            </w:pPr>
            <w:ins w:id="165" w:author="Office" w:date="2026-09-29T14:05:00Z" w16du:dateUtc="2026-09-29T11:05:00Z">
              <w:r>
                <w:rPr>
                  <w:lang w:val="en-US"/>
                </w:rPr>
                <w:t>0</w:t>
              </w:r>
            </w:ins>
          </w:p>
        </w:tc>
      </w:tr>
      <w:tr w:rsidR="0021507F" w14:paraId="20B9ED4A" w14:textId="77777777" w:rsidTr="0021507F">
        <w:trPr>
          <w:ins w:id="166" w:author="Office" w:date="2026-09-29T14:04:00Z" w16du:dateUtc="2026-09-29T11:04:00Z"/>
        </w:trPr>
        <w:tc>
          <w:tcPr>
            <w:tcW w:w="1335" w:type="dxa"/>
          </w:tcPr>
          <w:p w14:paraId="408FDCEA" w14:textId="673329EE" w:rsidR="0021507F" w:rsidRDefault="0021507F" w:rsidP="0021507F">
            <w:pPr>
              <w:pStyle w:val="a3"/>
              <w:rPr>
                <w:ins w:id="167" w:author="Office" w:date="2026-09-29T14:04:00Z" w16du:dateUtc="2026-09-29T11:04:00Z"/>
                <w:lang w:val="en-US"/>
              </w:rPr>
            </w:pPr>
            <w:ins w:id="168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6A1AC456" w14:textId="52DACAA1" w:rsidR="0021507F" w:rsidRDefault="0021507F" w:rsidP="0021507F">
            <w:pPr>
              <w:pStyle w:val="a3"/>
              <w:rPr>
                <w:ins w:id="169" w:author="Office" w:date="2026-09-29T14:04:00Z" w16du:dateUtc="2026-09-29T11:04:00Z"/>
                <w:lang w:val="en-US"/>
              </w:rPr>
            </w:pPr>
            <w:ins w:id="170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1FEB1473" w14:textId="4706781E" w:rsidR="0021507F" w:rsidRDefault="0021507F" w:rsidP="0021507F">
            <w:pPr>
              <w:pStyle w:val="a3"/>
              <w:rPr>
                <w:ins w:id="171" w:author="Office" w:date="2026-09-29T14:04:00Z" w16du:dateUtc="2026-09-29T11:04:00Z"/>
                <w:lang w:val="en-US"/>
              </w:rPr>
            </w:pPr>
            <w:ins w:id="172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187C4743" w14:textId="36294DC0" w:rsidR="0021507F" w:rsidRDefault="0021507F" w:rsidP="0021507F">
            <w:pPr>
              <w:pStyle w:val="a3"/>
              <w:rPr>
                <w:ins w:id="173" w:author="Office" w:date="2026-09-29T14:04:00Z" w16du:dateUtc="2026-09-29T11:04:00Z"/>
                <w:lang w:val="en-US"/>
              </w:rPr>
            </w:pPr>
            <w:ins w:id="174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72C693C1" w14:textId="068E25CA" w:rsidR="0021507F" w:rsidRDefault="0021507F" w:rsidP="0021507F">
            <w:pPr>
              <w:pStyle w:val="a3"/>
              <w:rPr>
                <w:ins w:id="175" w:author="Office" w:date="2026-09-29T14:04:00Z" w16du:dateUtc="2026-09-29T11:04:00Z"/>
                <w:lang w:val="en-US"/>
              </w:rPr>
            </w:pPr>
            <w:ins w:id="176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471F38B7" w14:textId="2940713F" w:rsidR="0021507F" w:rsidRDefault="0021507F" w:rsidP="0021507F">
            <w:pPr>
              <w:pStyle w:val="a3"/>
              <w:rPr>
                <w:ins w:id="177" w:author="Office" w:date="2026-09-29T14:04:00Z" w16du:dateUtc="2026-09-29T11:04:00Z"/>
                <w:lang w:val="en-US"/>
              </w:rPr>
            </w:pPr>
            <w:ins w:id="178" w:author="Office" w:date="2026-09-29T14:05:00Z" w16du:dateUtc="2026-09-29T11:05:00Z">
              <w:r>
                <w:rPr>
                  <w:lang w:val="en-US"/>
                </w:rPr>
                <w:t>1</w:t>
              </w:r>
            </w:ins>
          </w:p>
        </w:tc>
      </w:tr>
      <w:tr w:rsidR="0021507F" w14:paraId="32E85EC5" w14:textId="77777777" w:rsidTr="0021507F">
        <w:trPr>
          <w:ins w:id="179" w:author="Office" w:date="2026-09-29T14:04:00Z" w16du:dateUtc="2026-09-29T11:04:00Z"/>
        </w:trPr>
        <w:tc>
          <w:tcPr>
            <w:tcW w:w="1335" w:type="dxa"/>
          </w:tcPr>
          <w:p w14:paraId="53A06F62" w14:textId="310A3588" w:rsidR="0021507F" w:rsidRDefault="0021507F" w:rsidP="0021507F">
            <w:pPr>
              <w:pStyle w:val="a3"/>
              <w:rPr>
                <w:ins w:id="180" w:author="Office" w:date="2026-09-29T14:04:00Z" w16du:dateUtc="2026-09-29T11:04:00Z"/>
                <w:lang w:val="en-US"/>
              </w:rPr>
            </w:pPr>
            <w:ins w:id="181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4CDDF71D" w14:textId="08BE5EB0" w:rsidR="0021507F" w:rsidRDefault="0021507F" w:rsidP="0021507F">
            <w:pPr>
              <w:pStyle w:val="a3"/>
              <w:rPr>
                <w:ins w:id="182" w:author="Office" w:date="2026-09-29T14:04:00Z" w16du:dateUtc="2026-09-29T11:04:00Z"/>
                <w:lang w:val="en-US"/>
              </w:rPr>
            </w:pPr>
            <w:ins w:id="183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7A5DFEAE" w14:textId="1731615A" w:rsidR="0021507F" w:rsidRDefault="0021507F" w:rsidP="0021507F">
            <w:pPr>
              <w:pStyle w:val="a3"/>
              <w:rPr>
                <w:ins w:id="184" w:author="Office" w:date="2026-09-29T14:04:00Z" w16du:dateUtc="2026-09-29T11:04:00Z"/>
                <w:lang w:val="en-US"/>
              </w:rPr>
            </w:pPr>
            <w:ins w:id="185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03004FAD" w14:textId="1824BD8B" w:rsidR="0021507F" w:rsidRDefault="0021507F" w:rsidP="0021507F">
            <w:pPr>
              <w:pStyle w:val="a3"/>
              <w:rPr>
                <w:ins w:id="186" w:author="Office" w:date="2026-09-29T14:04:00Z" w16du:dateUtc="2026-09-29T11:04:00Z"/>
                <w:lang w:val="en-US"/>
              </w:rPr>
            </w:pPr>
            <w:ins w:id="187" w:author="Office" w:date="2026-09-29T14:04:00Z" w16du:dateUtc="2026-09-29T11:04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335" w:type="dxa"/>
          </w:tcPr>
          <w:p w14:paraId="3DFD5A11" w14:textId="211E8176" w:rsidR="0021507F" w:rsidRDefault="0021507F" w:rsidP="0021507F">
            <w:pPr>
              <w:pStyle w:val="a3"/>
              <w:rPr>
                <w:ins w:id="188" w:author="Office" w:date="2026-09-29T14:04:00Z" w16du:dateUtc="2026-09-29T11:04:00Z"/>
                <w:lang w:val="en-US"/>
              </w:rPr>
            </w:pPr>
            <w:ins w:id="189" w:author="Office" w:date="2026-09-29T14:04:00Z" w16du:dateUtc="2026-09-29T11:04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335" w:type="dxa"/>
          </w:tcPr>
          <w:p w14:paraId="3B751D30" w14:textId="4B793916" w:rsidR="0021507F" w:rsidRDefault="0021507F" w:rsidP="0021507F">
            <w:pPr>
              <w:pStyle w:val="a3"/>
              <w:rPr>
                <w:ins w:id="190" w:author="Office" w:date="2026-09-29T14:04:00Z" w16du:dateUtc="2026-09-29T11:04:00Z"/>
                <w:lang w:val="en-US"/>
              </w:rPr>
            </w:pPr>
            <w:ins w:id="191" w:author="Office" w:date="2026-09-29T14:05:00Z" w16du:dateUtc="2026-09-29T11:05:00Z">
              <w:r>
                <w:rPr>
                  <w:lang w:val="en-US"/>
                </w:rPr>
                <w:t>0</w:t>
              </w:r>
            </w:ins>
          </w:p>
        </w:tc>
      </w:tr>
    </w:tbl>
    <w:p w14:paraId="215AA377" w14:textId="1B039EC0" w:rsidR="0021507F" w:rsidRDefault="0021507F" w:rsidP="0021507F">
      <w:pPr>
        <w:pStyle w:val="a3"/>
        <w:rPr>
          <w:ins w:id="192" w:author="Office" w:date="2026-09-29T14:02:00Z" w16du:dateUtc="2026-09-29T11:02:00Z"/>
          <w:lang w:val="en-US"/>
        </w:rPr>
      </w:pPr>
    </w:p>
    <w:p w14:paraId="47A5AE7F" w14:textId="77777777" w:rsidR="0021507F" w:rsidRPr="0021507F" w:rsidRDefault="0021507F" w:rsidP="005E5381">
      <w:pPr>
        <w:pStyle w:val="a3"/>
        <w:rPr>
          <w:ins w:id="193" w:author="Office" w:date="2026-09-29T14:01:00Z" w16du:dateUtc="2026-09-29T11:01:00Z"/>
        </w:rPr>
      </w:pPr>
    </w:p>
    <w:p w14:paraId="2213FEDB" w14:textId="77777777" w:rsidR="0021507F" w:rsidRDefault="005E5381" w:rsidP="005E5381">
      <w:pPr>
        <w:pStyle w:val="a3"/>
        <w:rPr>
          <w:ins w:id="194" w:author="Office" w:date="2026-09-29T14:06:00Z" w16du:dateUtc="2026-09-29T11:06:00Z"/>
          <w:lang w:val="en-US"/>
        </w:rPr>
      </w:pPr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</w:p>
    <w:p w14:paraId="7EDD4411" w14:textId="1ABD2A4A" w:rsidR="00A00D67" w:rsidRDefault="00B547DA" w:rsidP="005E5381">
      <w:pPr>
        <w:pStyle w:val="a3"/>
        <w:rPr>
          <w:ins w:id="195" w:author="Office" w:date="2026-09-29T14:15:00Z" w16du:dateUtc="2026-09-29T11:15:00Z"/>
        </w:rPr>
      </w:pPr>
      <w:ins w:id="196" w:author="Office" w:date="2026-09-29T14:23:00Z" w16du:dateUtc="2026-09-29T11:23:00Z">
        <w:r>
          <w:rPr>
            <w:lang w:val="en-US"/>
          </w:rPr>
          <w:t>Not (</w:t>
        </w:r>
      </w:ins>
      <w:ins w:id="197" w:author="Office" w:date="2026-09-29T14:06:00Z" w16du:dateUtc="2026-09-29T11:06:00Z">
        <w:r w:rsidR="0021507F">
          <w:rPr>
            <w:lang w:val="en-US"/>
          </w:rPr>
          <w:t>A &amp;B)</w:t>
        </w:r>
      </w:ins>
      <w:r w:rsidR="005E5381">
        <w:br/>
      </w:r>
      <w:r w:rsidR="005E5381"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0D67" w14:paraId="32543470" w14:textId="77777777" w:rsidTr="00A00D67">
        <w:trPr>
          <w:ins w:id="198" w:author="Office" w:date="2026-09-29T14:15:00Z" w16du:dateUtc="2026-09-29T11:15:00Z"/>
        </w:trPr>
        <w:tc>
          <w:tcPr>
            <w:tcW w:w="2336" w:type="dxa"/>
          </w:tcPr>
          <w:p w14:paraId="2867551B" w14:textId="2BABFEA2" w:rsidR="00A00D67" w:rsidRDefault="00A00D67" w:rsidP="005E5381">
            <w:pPr>
              <w:pStyle w:val="a3"/>
              <w:rPr>
                <w:ins w:id="199" w:author="Office" w:date="2026-09-29T14:15:00Z" w16du:dateUtc="2026-09-29T11:15:00Z"/>
              </w:rPr>
            </w:pPr>
            <w:ins w:id="200" w:author="Office" w:date="2026-09-29T14:15:00Z" w16du:dateUtc="2026-09-29T11:15:00Z">
              <w:r>
                <w:t>А</w:t>
              </w:r>
            </w:ins>
          </w:p>
        </w:tc>
        <w:tc>
          <w:tcPr>
            <w:tcW w:w="2336" w:type="dxa"/>
          </w:tcPr>
          <w:p w14:paraId="1F38A5FB" w14:textId="595AA7AA" w:rsidR="00A00D67" w:rsidRDefault="00A00D67" w:rsidP="005E5381">
            <w:pPr>
              <w:pStyle w:val="a3"/>
              <w:rPr>
                <w:ins w:id="201" w:author="Office" w:date="2026-09-29T14:15:00Z" w16du:dateUtc="2026-09-29T11:15:00Z"/>
              </w:rPr>
            </w:pPr>
            <w:ins w:id="202" w:author="Office" w:date="2026-09-29T14:15:00Z" w16du:dateUtc="2026-09-29T11:15:00Z">
              <w:r>
                <w:t>В</w:t>
              </w:r>
            </w:ins>
          </w:p>
        </w:tc>
        <w:tc>
          <w:tcPr>
            <w:tcW w:w="2336" w:type="dxa"/>
          </w:tcPr>
          <w:p w14:paraId="5B44585C" w14:textId="0ED8B64A" w:rsidR="00A00D67" w:rsidRPr="00A00D67" w:rsidRDefault="00A00D67" w:rsidP="005E5381">
            <w:pPr>
              <w:pStyle w:val="a3"/>
              <w:rPr>
                <w:ins w:id="203" w:author="Office" w:date="2026-09-29T14:15:00Z" w16du:dateUtc="2026-09-29T11:15:00Z"/>
                <w:lang w:val="en-US"/>
                <w:rPrChange w:id="204" w:author="Office" w:date="2026-09-29T14:15:00Z" w16du:dateUtc="2026-09-29T11:15:00Z">
                  <w:rPr>
                    <w:ins w:id="205" w:author="Office" w:date="2026-09-29T14:15:00Z" w16du:dateUtc="2026-09-29T11:15:00Z"/>
                  </w:rPr>
                </w:rPrChange>
              </w:rPr>
            </w:pPr>
            <w:ins w:id="206" w:author="Office" w:date="2026-09-29T14:15:00Z" w16du:dateUtc="2026-09-29T11:15:00Z">
              <w:r>
                <w:rPr>
                  <w:lang w:val="en-US"/>
                </w:rPr>
                <w:t>S</w:t>
              </w:r>
            </w:ins>
          </w:p>
        </w:tc>
        <w:tc>
          <w:tcPr>
            <w:tcW w:w="2337" w:type="dxa"/>
          </w:tcPr>
          <w:p w14:paraId="67FEBAE1" w14:textId="2A07B574" w:rsidR="00A00D67" w:rsidRPr="00A00D67" w:rsidRDefault="00A00D67" w:rsidP="005E5381">
            <w:pPr>
              <w:pStyle w:val="a3"/>
              <w:rPr>
                <w:ins w:id="207" w:author="Office" w:date="2026-09-29T14:15:00Z" w16du:dateUtc="2026-09-29T11:15:00Z"/>
              </w:rPr>
            </w:pPr>
            <w:ins w:id="208" w:author="Office" w:date="2026-09-29T14:15:00Z" w16du:dateUtc="2026-09-29T11:15:00Z">
              <w:r>
                <w:rPr>
                  <w:lang w:val="en-US"/>
                </w:rPr>
                <w:t>P</w:t>
              </w:r>
            </w:ins>
          </w:p>
        </w:tc>
      </w:tr>
      <w:tr w:rsidR="00A00D67" w14:paraId="23DA62F9" w14:textId="77777777" w:rsidTr="00A00D67">
        <w:trPr>
          <w:ins w:id="209" w:author="Office" w:date="2026-09-29T14:15:00Z" w16du:dateUtc="2026-09-29T11:15:00Z"/>
        </w:trPr>
        <w:tc>
          <w:tcPr>
            <w:tcW w:w="2336" w:type="dxa"/>
          </w:tcPr>
          <w:p w14:paraId="636C7956" w14:textId="7A47F52B" w:rsidR="00A00D67" w:rsidRDefault="00A00D67" w:rsidP="005E5381">
            <w:pPr>
              <w:pStyle w:val="a3"/>
              <w:rPr>
                <w:ins w:id="210" w:author="Office" w:date="2026-09-29T14:15:00Z" w16du:dateUtc="2026-09-29T11:15:00Z"/>
              </w:rPr>
            </w:pPr>
            <w:ins w:id="211" w:author="Office" w:date="2026-09-29T14:15:00Z" w16du:dateUtc="2026-09-29T11:15:00Z">
              <w:r>
                <w:t>0</w:t>
              </w:r>
            </w:ins>
          </w:p>
        </w:tc>
        <w:tc>
          <w:tcPr>
            <w:tcW w:w="2336" w:type="dxa"/>
          </w:tcPr>
          <w:p w14:paraId="5377D17A" w14:textId="6D252256" w:rsidR="00A00D67" w:rsidRDefault="00A00D67" w:rsidP="005E5381">
            <w:pPr>
              <w:pStyle w:val="a3"/>
              <w:rPr>
                <w:ins w:id="212" w:author="Office" w:date="2026-09-29T14:15:00Z" w16du:dateUtc="2026-09-29T11:15:00Z"/>
              </w:rPr>
            </w:pPr>
            <w:ins w:id="213" w:author="Office" w:date="2026-09-29T14:15:00Z" w16du:dateUtc="2026-09-29T11:15:00Z">
              <w:r>
                <w:t>0</w:t>
              </w:r>
            </w:ins>
          </w:p>
        </w:tc>
        <w:tc>
          <w:tcPr>
            <w:tcW w:w="2336" w:type="dxa"/>
          </w:tcPr>
          <w:p w14:paraId="36AC0B1D" w14:textId="7AE5224E" w:rsidR="00A00D67" w:rsidRDefault="00A00D67" w:rsidP="005E5381">
            <w:pPr>
              <w:pStyle w:val="a3"/>
              <w:rPr>
                <w:ins w:id="214" w:author="Office" w:date="2026-09-29T14:15:00Z" w16du:dateUtc="2026-09-29T11:15:00Z"/>
              </w:rPr>
            </w:pPr>
            <w:ins w:id="215" w:author="Office" w:date="2026-09-29T14:16:00Z" w16du:dateUtc="2026-09-29T11:16:00Z">
              <w:r>
                <w:t>0</w:t>
              </w:r>
            </w:ins>
          </w:p>
        </w:tc>
        <w:tc>
          <w:tcPr>
            <w:tcW w:w="2337" w:type="dxa"/>
          </w:tcPr>
          <w:p w14:paraId="0133308E" w14:textId="61A93985" w:rsidR="00A00D67" w:rsidRDefault="00A00D67" w:rsidP="005E5381">
            <w:pPr>
              <w:pStyle w:val="a3"/>
              <w:rPr>
                <w:ins w:id="216" w:author="Office" w:date="2026-09-29T14:15:00Z" w16du:dateUtc="2026-09-29T11:15:00Z"/>
              </w:rPr>
            </w:pPr>
            <w:ins w:id="217" w:author="Office" w:date="2026-09-29T14:16:00Z" w16du:dateUtc="2026-09-29T11:16:00Z">
              <w:r>
                <w:t>0</w:t>
              </w:r>
            </w:ins>
          </w:p>
        </w:tc>
      </w:tr>
      <w:tr w:rsidR="00A00D67" w14:paraId="79301FFA" w14:textId="77777777" w:rsidTr="00A00D67">
        <w:trPr>
          <w:ins w:id="218" w:author="Office" w:date="2026-09-29T14:15:00Z" w16du:dateUtc="2026-09-29T11:15:00Z"/>
        </w:trPr>
        <w:tc>
          <w:tcPr>
            <w:tcW w:w="2336" w:type="dxa"/>
          </w:tcPr>
          <w:p w14:paraId="0C13A475" w14:textId="3E67923F" w:rsidR="00A00D67" w:rsidRDefault="00A00D67" w:rsidP="005E5381">
            <w:pPr>
              <w:pStyle w:val="a3"/>
              <w:rPr>
                <w:ins w:id="219" w:author="Office" w:date="2026-09-29T14:15:00Z" w16du:dateUtc="2026-09-29T11:15:00Z"/>
              </w:rPr>
            </w:pPr>
            <w:ins w:id="220" w:author="Office" w:date="2026-09-29T14:15:00Z" w16du:dateUtc="2026-09-29T11:15:00Z">
              <w:r>
                <w:t>0</w:t>
              </w:r>
            </w:ins>
          </w:p>
        </w:tc>
        <w:tc>
          <w:tcPr>
            <w:tcW w:w="2336" w:type="dxa"/>
          </w:tcPr>
          <w:p w14:paraId="6898CBBE" w14:textId="716C0B5A" w:rsidR="00A00D67" w:rsidRDefault="00A00D67" w:rsidP="005E5381">
            <w:pPr>
              <w:pStyle w:val="a3"/>
              <w:rPr>
                <w:ins w:id="221" w:author="Office" w:date="2026-09-29T14:15:00Z" w16du:dateUtc="2026-09-29T11:15:00Z"/>
              </w:rPr>
            </w:pPr>
            <w:ins w:id="222" w:author="Office" w:date="2026-09-29T14:15:00Z" w16du:dateUtc="2026-09-29T11:15:00Z">
              <w:r>
                <w:t>1</w:t>
              </w:r>
            </w:ins>
          </w:p>
        </w:tc>
        <w:tc>
          <w:tcPr>
            <w:tcW w:w="2336" w:type="dxa"/>
          </w:tcPr>
          <w:p w14:paraId="48CD392A" w14:textId="06882CC5" w:rsidR="00A00D67" w:rsidRDefault="00A00D67" w:rsidP="005E5381">
            <w:pPr>
              <w:pStyle w:val="a3"/>
              <w:rPr>
                <w:ins w:id="223" w:author="Office" w:date="2026-09-29T14:15:00Z" w16du:dateUtc="2026-09-29T11:15:00Z"/>
              </w:rPr>
            </w:pPr>
            <w:ins w:id="224" w:author="Office" w:date="2026-09-29T14:16:00Z" w16du:dateUtc="2026-09-29T11:16:00Z">
              <w:r>
                <w:t>1</w:t>
              </w:r>
            </w:ins>
          </w:p>
        </w:tc>
        <w:tc>
          <w:tcPr>
            <w:tcW w:w="2337" w:type="dxa"/>
          </w:tcPr>
          <w:p w14:paraId="0416C92B" w14:textId="489DCEA9" w:rsidR="00A00D67" w:rsidRDefault="00A00D67" w:rsidP="005E5381">
            <w:pPr>
              <w:pStyle w:val="a3"/>
              <w:rPr>
                <w:ins w:id="225" w:author="Office" w:date="2026-09-29T14:15:00Z" w16du:dateUtc="2026-09-29T11:15:00Z"/>
              </w:rPr>
            </w:pPr>
            <w:ins w:id="226" w:author="Office" w:date="2026-09-29T14:16:00Z" w16du:dateUtc="2026-09-29T11:16:00Z">
              <w:r>
                <w:t>0</w:t>
              </w:r>
            </w:ins>
          </w:p>
        </w:tc>
      </w:tr>
      <w:tr w:rsidR="00A00D67" w14:paraId="393A520F" w14:textId="77777777" w:rsidTr="00A00D67">
        <w:trPr>
          <w:ins w:id="227" w:author="Office" w:date="2026-09-29T14:15:00Z" w16du:dateUtc="2026-09-29T11:15:00Z"/>
        </w:trPr>
        <w:tc>
          <w:tcPr>
            <w:tcW w:w="2336" w:type="dxa"/>
          </w:tcPr>
          <w:p w14:paraId="4647C436" w14:textId="5E7D515A" w:rsidR="00A00D67" w:rsidRDefault="00A00D67" w:rsidP="005E5381">
            <w:pPr>
              <w:pStyle w:val="a3"/>
              <w:rPr>
                <w:ins w:id="228" w:author="Office" w:date="2026-09-29T14:15:00Z" w16du:dateUtc="2026-09-29T11:15:00Z"/>
              </w:rPr>
            </w:pPr>
            <w:ins w:id="229" w:author="Office" w:date="2026-09-29T14:15:00Z" w16du:dateUtc="2026-09-29T11:15:00Z">
              <w:r>
                <w:t>1</w:t>
              </w:r>
            </w:ins>
          </w:p>
        </w:tc>
        <w:tc>
          <w:tcPr>
            <w:tcW w:w="2336" w:type="dxa"/>
          </w:tcPr>
          <w:p w14:paraId="4A3F3856" w14:textId="31565CB7" w:rsidR="00A00D67" w:rsidRDefault="00A00D67" w:rsidP="005E5381">
            <w:pPr>
              <w:pStyle w:val="a3"/>
              <w:rPr>
                <w:ins w:id="230" w:author="Office" w:date="2026-09-29T14:15:00Z" w16du:dateUtc="2026-09-29T11:15:00Z"/>
              </w:rPr>
            </w:pPr>
            <w:ins w:id="231" w:author="Office" w:date="2026-09-29T14:15:00Z" w16du:dateUtc="2026-09-29T11:15:00Z">
              <w:r>
                <w:t>0</w:t>
              </w:r>
            </w:ins>
          </w:p>
        </w:tc>
        <w:tc>
          <w:tcPr>
            <w:tcW w:w="2336" w:type="dxa"/>
          </w:tcPr>
          <w:p w14:paraId="76612A95" w14:textId="39950FC0" w:rsidR="00A00D67" w:rsidRDefault="00A00D67" w:rsidP="005E5381">
            <w:pPr>
              <w:pStyle w:val="a3"/>
              <w:rPr>
                <w:ins w:id="232" w:author="Office" w:date="2026-09-29T14:15:00Z" w16du:dateUtc="2026-09-29T11:15:00Z"/>
              </w:rPr>
            </w:pPr>
            <w:ins w:id="233" w:author="Office" w:date="2026-09-29T14:16:00Z" w16du:dateUtc="2026-09-29T11:16:00Z">
              <w:r>
                <w:t>1</w:t>
              </w:r>
            </w:ins>
          </w:p>
        </w:tc>
        <w:tc>
          <w:tcPr>
            <w:tcW w:w="2337" w:type="dxa"/>
          </w:tcPr>
          <w:p w14:paraId="08AB9330" w14:textId="5F79C953" w:rsidR="00A00D67" w:rsidRDefault="00A00D67" w:rsidP="005E5381">
            <w:pPr>
              <w:pStyle w:val="a3"/>
              <w:rPr>
                <w:ins w:id="234" w:author="Office" w:date="2026-09-29T14:15:00Z" w16du:dateUtc="2026-09-29T11:15:00Z"/>
              </w:rPr>
            </w:pPr>
            <w:ins w:id="235" w:author="Office" w:date="2026-09-29T14:16:00Z" w16du:dateUtc="2026-09-29T11:16:00Z">
              <w:r>
                <w:t>0</w:t>
              </w:r>
            </w:ins>
          </w:p>
        </w:tc>
      </w:tr>
      <w:tr w:rsidR="00A00D67" w14:paraId="5BE182F7" w14:textId="77777777" w:rsidTr="00A00D67">
        <w:trPr>
          <w:ins w:id="236" w:author="Office" w:date="2026-09-29T14:15:00Z" w16du:dateUtc="2026-09-29T11:15:00Z"/>
        </w:trPr>
        <w:tc>
          <w:tcPr>
            <w:tcW w:w="2336" w:type="dxa"/>
          </w:tcPr>
          <w:p w14:paraId="0D6AD714" w14:textId="21BDB596" w:rsidR="00A00D67" w:rsidRDefault="00A00D67" w:rsidP="005E5381">
            <w:pPr>
              <w:pStyle w:val="a3"/>
              <w:rPr>
                <w:ins w:id="237" w:author="Office" w:date="2026-09-29T14:15:00Z" w16du:dateUtc="2026-09-29T11:15:00Z"/>
              </w:rPr>
            </w:pPr>
            <w:ins w:id="238" w:author="Office" w:date="2026-09-29T14:15:00Z" w16du:dateUtc="2026-09-29T11:15:00Z">
              <w:r>
                <w:t>1</w:t>
              </w:r>
            </w:ins>
          </w:p>
        </w:tc>
        <w:tc>
          <w:tcPr>
            <w:tcW w:w="2336" w:type="dxa"/>
          </w:tcPr>
          <w:p w14:paraId="56C9D4A2" w14:textId="75F9C0BC" w:rsidR="00A00D67" w:rsidRDefault="00A00D67" w:rsidP="005E5381">
            <w:pPr>
              <w:pStyle w:val="a3"/>
              <w:rPr>
                <w:ins w:id="239" w:author="Office" w:date="2026-09-29T14:15:00Z" w16du:dateUtc="2026-09-29T11:15:00Z"/>
              </w:rPr>
            </w:pPr>
            <w:ins w:id="240" w:author="Office" w:date="2026-09-29T14:15:00Z" w16du:dateUtc="2026-09-29T11:15:00Z">
              <w:r>
                <w:t>1</w:t>
              </w:r>
            </w:ins>
          </w:p>
        </w:tc>
        <w:tc>
          <w:tcPr>
            <w:tcW w:w="2336" w:type="dxa"/>
          </w:tcPr>
          <w:p w14:paraId="17EF37CD" w14:textId="75F67209" w:rsidR="00A00D67" w:rsidRDefault="00A00D67" w:rsidP="005E5381">
            <w:pPr>
              <w:pStyle w:val="a3"/>
              <w:rPr>
                <w:ins w:id="241" w:author="Office" w:date="2026-09-29T14:15:00Z" w16du:dateUtc="2026-09-29T11:15:00Z"/>
              </w:rPr>
            </w:pPr>
            <w:ins w:id="242" w:author="Office" w:date="2026-09-29T14:16:00Z" w16du:dateUtc="2026-09-29T11:16:00Z">
              <w:r>
                <w:t>0</w:t>
              </w:r>
            </w:ins>
          </w:p>
        </w:tc>
        <w:tc>
          <w:tcPr>
            <w:tcW w:w="2337" w:type="dxa"/>
          </w:tcPr>
          <w:p w14:paraId="4F3C6AFE" w14:textId="31A7C6AD" w:rsidR="00A00D67" w:rsidRDefault="00A00D67" w:rsidP="005E5381">
            <w:pPr>
              <w:pStyle w:val="a3"/>
              <w:rPr>
                <w:ins w:id="243" w:author="Office" w:date="2026-09-29T14:15:00Z" w16du:dateUtc="2026-09-29T11:15:00Z"/>
              </w:rPr>
            </w:pPr>
            <w:ins w:id="244" w:author="Office" w:date="2026-09-29T14:16:00Z" w16du:dateUtc="2026-09-29T11:16:00Z">
              <w:r>
                <w:t>1</w:t>
              </w:r>
            </w:ins>
          </w:p>
        </w:tc>
      </w:tr>
    </w:tbl>
    <w:p w14:paraId="61662A8B" w14:textId="7ED9A6B4" w:rsidR="0021507F" w:rsidRDefault="005E5381" w:rsidP="005E5381">
      <w:pPr>
        <w:pStyle w:val="a3"/>
        <w:rPr>
          <w:ins w:id="245" w:author="Office" w:date="2026-09-29T14:07:00Z" w16du:dateUtc="2026-09-29T11:07:00Z"/>
          <w:lang w:val="en-US"/>
        </w:rPr>
      </w:pPr>
      <w:r>
        <w:br/>
      </w:r>
      <w:r>
        <w:br/>
        <w:t>---</w:t>
      </w:r>
      <w:r>
        <w:br/>
      </w:r>
      <w:r>
        <w:br/>
        <w:t>Часть В. Развёрнутые ответы</w:t>
      </w:r>
      <w:r>
        <w:br/>
      </w:r>
      <w:r>
        <w:lastRenderedPageBreak/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 w14:paraId="4AA06250" w14:textId="63C283FB" w:rsidR="0021507F" w:rsidRDefault="0021507F" w:rsidP="005E5381">
      <w:pPr>
        <w:pStyle w:val="a3"/>
        <w:rPr>
          <w:ins w:id="246" w:author="Office" w:date="2026-09-29T14:09:00Z" w16du:dateUtc="2026-09-29T11:09:00Z"/>
        </w:rPr>
      </w:pPr>
      <w:ins w:id="247" w:author="Office" w:date="2026-09-29T14:07:00Z" w16du:dateUtc="2026-09-29T11:07:00Z">
        <w:r>
          <w:t>АЛУ это арифметически-логическое устройство. Она выполняет все арифметические</w:t>
        </w:r>
      </w:ins>
      <w:ins w:id="248" w:author="Office" w:date="2026-09-29T14:08:00Z" w16du:dateUtc="2026-09-29T11:08:00Z">
        <w:r>
          <w:t xml:space="preserve"> операции (+, -, </w:t>
        </w:r>
        <w:r w:rsidRPr="0021507F">
          <w:rPr>
            <w:rPrChange w:id="249" w:author="Office" w:date="2026-09-29T14:08:00Z" w16du:dateUtc="2026-09-29T11:08:00Z">
              <w:rPr>
                <w:lang w:val="en-US"/>
              </w:rPr>
            </w:rPrChange>
          </w:rPr>
          <w:t>* , /</w:t>
        </w:r>
        <w:r>
          <w:t xml:space="preserve">) и лог. </w:t>
        </w:r>
      </w:ins>
      <w:ins w:id="250" w:author="Office" w:date="2026-09-29T14:25:00Z" w16du:dateUtc="2026-09-29T11:25:00Z">
        <w:r w:rsidR="00B547DA">
          <w:t>Сравнение (</w:t>
        </w:r>
      </w:ins>
      <w:proofErr w:type="gramStart"/>
      <w:ins w:id="251" w:author="Office" w:date="2026-09-29T14:08:00Z" w16du:dateUtc="2026-09-29T11:08:00Z">
        <w:r>
          <w:rPr>
            <w:lang w:val="en-US"/>
          </w:rPr>
          <w:t>&amp;,|</w:t>
        </w:r>
        <w:proofErr w:type="gramEnd"/>
        <w:r>
          <w:rPr>
            <w:lang w:val="en-US"/>
          </w:rPr>
          <w:t>, not</w:t>
        </w:r>
        <w:r>
          <w:t>)</w:t>
        </w:r>
      </w:ins>
    </w:p>
    <w:p w14:paraId="727FBFB5" w14:textId="77777777" w:rsidR="0021507F" w:rsidRDefault="0021507F" w:rsidP="005E5381">
      <w:pPr>
        <w:pStyle w:val="a3"/>
        <w:rPr>
          <w:ins w:id="252" w:author="Office" w:date="2026-09-29T14:10:00Z" w16du:dateUtc="2026-09-29T11:10:00Z"/>
        </w:rPr>
      </w:pPr>
      <w:proofErr w:type="spellStart"/>
      <w:ins w:id="253" w:author="Office" w:date="2026-09-29T14:09:00Z" w16du:dateUtc="2026-09-29T11:09:00Z">
        <w:r>
          <w:t>УУэто</w:t>
        </w:r>
        <w:proofErr w:type="spellEnd"/>
        <w:r>
          <w:t xml:space="preserve"> управление устройствами. Он отвечает за работу всех узлов, за управление последоват</w:t>
        </w:r>
      </w:ins>
      <w:ins w:id="254" w:author="Office" w:date="2026-09-29T14:10:00Z" w16du:dateUtc="2026-09-29T11:10:00Z">
        <w:r>
          <w:t>ельностью выполнение команд.</w:t>
        </w:r>
      </w:ins>
    </w:p>
    <w:p w14:paraId="5DF30928" w14:textId="77777777" w:rsidR="00A00D67" w:rsidRDefault="00A00D67" w:rsidP="005E5381">
      <w:pPr>
        <w:pStyle w:val="a3"/>
        <w:rPr>
          <w:ins w:id="255" w:author="Office" w:date="2026-09-29T14:11:00Z" w16du:dateUtc="2026-09-29T11:11:00Z"/>
        </w:rPr>
      </w:pPr>
      <w:ins w:id="256" w:author="Office" w:date="2026-09-29T14:10:00Z" w16du:dateUtc="2026-09-29T11:10:00Z">
        <w:r>
          <w:t xml:space="preserve">Память хранит данные. </w:t>
        </w:r>
        <w:r>
          <w:rPr>
            <w:lang w:val="en-US"/>
          </w:rPr>
          <w:t>RAM</w:t>
        </w:r>
        <w:r w:rsidRPr="00A00D67">
          <w:rPr>
            <w:rPrChange w:id="257" w:author="Office" w:date="2026-09-29T14:11:00Z" w16du:dateUtc="2026-09-29T11:11:00Z">
              <w:rPr>
                <w:lang w:val="en-US"/>
              </w:rPr>
            </w:rPrChange>
          </w:rPr>
          <w:t xml:space="preserve"> </w:t>
        </w:r>
        <w:r>
          <w:t xml:space="preserve">Оперативная память </w:t>
        </w:r>
      </w:ins>
      <w:ins w:id="258" w:author="Office" w:date="2026-09-29T14:11:00Z" w16du:dateUtc="2026-09-29T11:11:00Z">
        <w:r>
          <w:t>(для временного хранения)</w:t>
        </w:r>
      </w:ins>
    </w:p>
    <w:p w14:paraId="59F30569" w14:textId="77777777" w:rsidR="00A00D67" w:rsidRDefault="00A00D67" w:rsidP="005E5381">
      <w:pPr>
        <w:pStyle w:val="a3"/>
        <w:rPr>
          <w:ins w:id="259" w:author="Office" w:date="2026-09-29T14:11:00Z" w16du:dateUtc="2026-09-29T11:11:00Z"/>
        </w:rPr>
      </w:pPr>
      <w:ins w:id="260" w:author="Office" w:date="2026-09-29T14:11:00Z" w16du:dateUtc="2026-09-29T11:11:00Z">
        <w:r>
          <w:rPr>
            <w:lang w:val="en-US"/>
          </w:rPr>
          <w:t>ROM</w:t>
        </w:r>
        <w:r>
          <w:t xml:space="preserve"> </w:t>
        </w:r>
        <w:proofErr w:type="spellStart"/>
        <w:r>
          <w:t>постояная</w:t>
        </w:r>
        <w:proofErr w:type="spellEnd"/>
        <w:r>
          <w:t xml:space="preserve"> память (для долговременного хранения)</w:t>
        </w:r>
      </w:ins>
    </w:p>
    <w:p w14:paraId="12F17AD5" w14:textId="77777777" w:rsidR="00A00D67" w:rsidRDefault="00A00D67" w:rsidP="005E5381">
      <w:pPr>
        <w:pStyle w:val="a3"/>
        <w:rPr>
          <w:ins w:id="261" w:author="Office" w:date="2026-09-29T14:12:00Z" w16du:dateUtc="2026-09-29T11:12:00Z"/>
        </w:rPr>
      </w:pPr>
      <w:ins w:id="262" w:author="Office" w:date="2026-09-29T14:11:00Z" w16du:dateUtc="2026-09-29T11:11:00Z">
        <w:r>
          <w:t xml:space="preserve">Устройства ввода-вывода </w:t>
        </w:r>
      </w:ins>
      <w:ins w:id="263" w:author="Office" w:date="2026-09-29T14:12:00Z" w16du:dateUtc="2026-09-29T11:12:00Z">
        <w:r>
          <w:t xml:space="preserve">– это мышь, клавиатура, принтер и </w:t>
        </w:r>
        <w:proofErr w:type="spellStart"/>
        <w:r>
          <w:t>тд</w:t>
        </w:r>
        <w:proofErr w:type="spellEnd"/>
        <w:r>
          <w:t>. Она связывает компьютер с внешними устройствами.</w:t>
        </w:r>
      </w:ins>
    </w:p>
    <w:p w14:paraId="218D5F35" w14:textId="3EDCA0B2" w:rsidR="00A00D67" w:rsidRDefault="00A00D67" w:rsidP="005E5381">
      <w:pPr>
        <w:pStyle w:val="a3"/>
        <w:rPr>
          <w:ins w:id="264" w:author="Office" w:date="2026-09-29T14:17:00Z" w16du:dateUtc="2026-09-29T11:17:00Z"/>
        </w:rPr>
      </w:pPr>
      <w:proofErr w:type="spellStart"/>
      <w:ins w:id="265" w:author="Office" w:date="2026-09-29T14:12:00Z" w16du:dateUtc="2026-09-29T11:12:00Z">
        <w:r>
          <w:t>Принцир</w:t>
        </w:r>
        <w:proofErr w:type="spellEnd"/>
        <w:r>
          <w:t xml:space="preserve"> хранимой </w:t>
        </w:r>
      </w:ins>
      <w:ins w:id="266" w:author="Office" w:date="2026-09-29T14:13:00Z" w16du:dateUtc="2026-09-29T11:13:00Z">
        <w:r>
          <w:t xml:space="preserve">программы – </w:t>
        </w:r>
        <w:proofErr w:type="spellStart"/>
        <w:r>
          <w:t>смысол</w:t>
        </w:r>
        <w:proofErr w:type="spellEnd"/>
        <w:r>
          <w:t xml:space="preserve"> в том, что данные и команды </w:t>
        </w:r>
        <w:proofErr w:type="spellStart"/>
        <w:r>
          <w:t>храняться</w:t>
        </w:r>
        <w:proofErr w:type="spellEnd"/>
        <w:r>
          <w:t xml:space="preserve"> в одной памяти.</w:t>
        </w:r>
      </w:ins>
      <w:r w:rsidR="005E5381">
        <w:br/>
      </w:r>
      <w:r w:rsidR="005E5381"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r w:rsidR="005E5381">
        <w:br/>
      </w:r>
      <w:ins w:id="267" w:author="Office" w:date="2026-09-29T14:14:00Z" w16du:dateUtc="2026-09-29T11:14:00Z">
        <w:r>
          <w:t>Выборка</w:t>
        </w:r>
      </w:ins>
      <w:ins w:id="268" w:author="Office" w:date="2026-09-29T14:16:00Z" w16du:dateUtc="2026-09-29T11:16:00Z">
        <w:r>
          <w:t xml:space="preserve"> </w:t>
        </w:r>
      </w:ins>
      <w:ins w:id="269" w:author="Office" w:date="2026-09-29T14:17:00Z" w16du:dateUtc="2026-09-29T11:17:00Z">
        <w:r>
          <w:t xml:space="preserve">команды </w:t>
        </w:r>
      </w:ins>
      <w:ins w:id="270" w:author="Office" w:date="2026-09-29T14:16:00Z" w16du:dateUtc="2026-09-29T11:16:00Z">
        <w:r>
          <w:t xml:space="preserve">– смотрит на адрес в </w:t>
        </w:r>
        <w:proofErr w:type="spellStart"/>
        <w:r>
          <w:t>регисторе</w:t>
        </w:r>
      </w:ins>
      <w:proofErr w:type="spellEnd"/>
      <w:ins w:id="271" w:author="Office" w:date="2026-09-29T14:17:00Z" w16du:dateUtc="2026-09-29T11:17:00Z">
        <w:r>
          <w:t>, затем находит команду в памяти и передает ее в регистр команд</w:t>
        </w:r>
      </w:ins>
    </w:p>
    <w:p w14:paraId="16506DDA" w14:textId="1409194E" w:rsidR="00A00D67" w:rsidRDefault="00A00D67" w:rsidP="005E5381">
      <w:pPr>
        <w:pStyle w:val="a3"/>
        <w:rPr>
          <w:ins w:id="272" w:author="Office" w:date="2026-09-29T14:18:00Z" w16du:dateUtc="2026-09-29T11:18:00Z"/>
        </w:rPr>
      </w:pPr>
      <w:ins w:id="273" w:author="Office" w:date="2026-09-29T14:17:00Z" w16du:dateUtc="2026-09-29T11:17:00Z">
        <w:r>
          <w:t xml:space="preserve">Декодирование </w:t>
        </w:r>
      </w:ins>
      <w:ins w:id="274" w:author="Office" w:date="2026-09-29T14:18:00Z" w16du:dateUtc="2026-09-29T11:18:00Z">
        <w:r>
          <w:t>–</w:t>
        </w:r>
      </w:ins>
      <w:ins w:id="275" w:author="Office" w:date="2026-09-29T14:17:00Z" w16du:dateUtc="2026-09-29T11:17:00Z">
        <w:r>
          <w:t xml:space="preserve"> процессо</w:t>
        </w:r>
      </w:ins>
      <w:ins w:id="276" w:author="Office" w:date="2026-09-29T14:18:00Z" w16du:dateUtc="2026-09-29T11:18:00Z">
        <w:r>
          <w:t>р расшифровывает команду</w:t>
        </w:r>
      </w:ins>
    </w:p>
    <w:p w14:paraId="56BDA485" w14:textId="640DADFE" w:rsidR="00A00D67" w:rsidRDefault="00A00D67" w:rsidP="005E5381">
      <w:pPr>
        <w:pStyle w:val="a3"/>
        <w:rPr>
          <w:ins w:id="277" w:author="Office" w:date="2026-09-29T14:18:00Z" w16du:dateUtc="2026-09-29T11:18:00Z"/>
        </w:rPr>
      </w:pPr>
      <w:ins w:id="278" w:author="Office" w:date="2026-09-29T14:18:00Z" w16du:dateUtc="2026-09-29T11:18:00Z">
        <w:r>
          <w:t>Выполнение – АЛУ выполняет действие</w:t>
        </w:r>
      </w:ins>
    </w:p>
    <w:p w14:paraId="205B4946" w14:textId="0F4ED76D" w:rsidR="00A00D67" w:rsidRDefault="00A00D67" w:rsidP="005E5381">
      <w:pPr>
        <w:pStyle w:val="a3"/>
        <w:rPr>
          <w:ins w:id="279" w:author="Office" w:date="2026-09-29T14:21:00Z" w16du:dateUtc="2026-09-29T11:21:00Z"/>
          <w:lang w:val="en-US"/>
        </w:rPr>
      </w:pPr>
      <w:ins w:id="280" w:author="Office" w:date="2026-09-29T14:18:00Z" w16du:dateUtc="2026-09-29T11:18:00Z">
        <w:r>
          <w:t>Сохр. Рез. – процессор со</w:t>
        </w:r>
      </w:ins>
      <w:ins w:id="281" w:author="Office" w:date="2026-09-29T14:19:00Z" w16du:dateUtc="2026-09-29T11:19:00Z">
        <w:r>
          <w:t>храняет ответ обратно в регистр</w:t>
        </w:r>
      </w:ins>
    </w:p>
    <w:p w14:paraId="435270ED" w14:textId="136D5E87" w:rsidR="00B547DA" w:rsidRDefault="00B547DA" w:rsidP="005E5381">
      <w:pPr>
        <w:pStyle w:val="a3"/>
        <w:rPr>
          <w:ins w:id="282" w:author="Office" w:date="2026-09-29T14:21:00Z" w16du:dateUtc="2026-09-29T11:21:00Z"/>
        </w:rPr>
      </w:pPr>
      <w:ins w:id="283" w:author="Office" w:date="2026-09-29T14:21:00Z" w16du:dateUtc="2026-09-29T11:21:00Z">
        <w:r>
          <w:t xml:space="preserve">Регистр-счетчик </w:t>
        </w:r>
      </w:ins>
      <w:ins w:id="284" w:author="Office" w:date="2026-09-29T14:22:00Z" w16du:dateUtc="2026-09-29T11:22:00Z">
        <w:r w:rsidRPr="00B547DA">
          <w:rPr>
            <w:rPrChange w:id="285" w:author="Office" w:date="2026-09-29T14:22:00Z" w16du:dateUtc="2026-09-29T11:22:00Z">
              <w:rPr>
                <w:lang w:val="en-US"/>
              </w:rPr>
            </w:rPrChange>
          </w:rPr>
          <w:t>(</w:t>
        </w:r>
        <w:r>
          <w:rPr>
            <w:lang w:val="en-US"/>
          </w:rPr>
          <w:t>PC</w:t>
        </w:r>
        <w:r w:rsidRPr="00B547DA">
          <w:rPr>
            <w:rPrChange w:id="286" w:author="Office" w:date="2026-09-29T14:22:00Z" w16du:dateUtc="2026-09-29T11:22:00Z">
              <w:rPr>
                <w:lang w:val="en-US"/>
              </w:rPr>
            </w:rPrChange>
          </w:rPr>
          <w:t>)</w:t>
        </w:r>
      </w:ins>
      <w:ins w:id="287" w:author="Office" w:date="2026-09-29T14:21:00Z" w16du:dateUtc="2026-09-29T11:21:00Z">
        <w:r>
          <w:t xml:space="preserve">– он хранит адрес </w:t>
        </w:r>
      </w:ins>
      <w:ins w:id="288" w:author="Office" w:date="2026-09-29T14:28:00Z" w16du:dateUtc="2026-09-29T11:28:00Z">
        <w:r>
          <w:t xml:space="preserve">следящей </w:t>
        </w:r>
      </w:ins>
      <w:ins w:id="289" w:author="Office" w:date="2026-09-29T14:21:00Z" w16du:dateUtc="2026-09-29T11:21:00Z">
        <w:r>
          <w:t>команды (которую надо выполнить)</w:t>
        </w:r>
      </w:ins>
    </w:p>
    <w:p w14:paraId="1970A52C" w14:textId="558CD9BD" w:rsidR="00B547DA" w:rsidRPr="00B547DA" w:rsidRDefault="00B547DA" w:rsidP="005E5381">
      <w:pPr>
        <w:pStyle w:val="a3"/>
        <w:rPr>
          <w:ins w:id="290" w:author="Office" w:date="2026-09-29T14:14:00Z" w16du:dateUtc="2026-09-29T11:14:00Z"/>
        </w:rPr>
      </w:pPr>
      <w:ins w:id="291" w:author="Office" w:date="2026-09-29T14:22:00Z" w16du:dateUtc="2026-09-29T11:22:00Z">
        <w:r>
          <w:t xml:space="preserve">Регистр команд </w:t>
        </w:r>
      </w:ins>
      <w:ins w:id="292" w:author="Office" w:date="2026-09-29T14:21:00Z" w16du:dateUtc="2026-09-29T11:21:00Z">
        <w:r>
          <w:rPr>
            <w:lang w:val="en-US"/>
          </w:rPr>
          <w:t>IP</w:t>
        </w:r>
      </w:ins>
      <w:ins w:id="293" w:author="Office" w:date="2026-09-29T14:22:00Z" w16du:dateUtc="2026-09-29T11:22:00Z">
        <w:r>
          <w:t xml:space="preserve"> – в нем находится текущая </w:t>
        </w:r>
      </w:ins>
      <w:ins w:id="294" w:author="Office" w:date="2026-09-29T14:28:00Z" w16du:dateUtc="2026-09-29T11:28:00Z">
        <w:r>
          <w:t>команда (</w:t>
        </w:r>
      </w:ins>
      <w:ins w:id="295" w:author="Office" w:date="2026-09-29T14:23:00Z" w16du:dateUtc="2026-09-29T11:23:00Z">
        <w:r>
          <w:t>которую надо выполнить сейчас)</w:t>
        </w:r>
      </w:ins>
    </w:p>
    <w:p w14:paraId="2072E41D" w14:textId="6BC28C4D" w:rsidR="005E5381" w:rsidRDefault="005E5381" w:rsidP="005E5381">
      <w:pPr>
        <w:pStyle w:val="a3"/>
      </w:pPr>
      <w:r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>
        <w:br/>
      </w:r>
      <w:r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Office">
    <w15:presenceInfo w15:providerId="AD" w15:userId="S::63946@officekit.co::ce003aec-efb9-4a89-a3bf-192ae6ab5dc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1E04E3"/>
    <w:rsid w:val="0021507F"/>
    <w:rsid w:val="00246C67"/>
    <w:rsid w:val="00450276"/>
    <w:rsid w:val="005013C9"/>
    <w:rsid w:val="005E5381"/>
    <w:rsid w:val="00A00D67"/>
    <w:rsid w:val="00B547DA"/>
    <w:rsid w:val="00C67D54"/>
    <w:rsid w:val="00EB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Revision"/>
    <w:hidden/>
    <w:uiPriority w:val="99"/>
    <w:semiHidden/>
    <w:rsid w:val="005013C9"/>
    <w:pPr>
      <w:spacing w:after="0" w:line="240" w:lineRule="auto"/>
    </w:pPr>
  </w:style>
  <w:style w:type="table" w:styleId="a5">
    <w:name w:val="Table Grid"/>
    <w:basedOn w:val="a1"/>
    <w:uiPriority w:val="39"/>
    <w:rsid w:val="00215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Office</cp:lastModifiedBy>
  <cp:revision>2</cp:revision>
  <dcterms:created xsi:type="dcterms:W3CDTF">2026-09-29T11:28:00Z</dcterms:created>
  <dcterms:modified xsi:type="dcterms:W3CDTF">2026-09-29T11:28:00Z</dcterms:modified>
</cp:coreProperties>
</file>